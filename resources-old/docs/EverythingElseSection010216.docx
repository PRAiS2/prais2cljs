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E71ED" w14:textId="77777777" w:rsidR="005073A0" w:rsidRDefault="005073A0" w:rsidP="003143EF">
      <w:pPr>
        <w:rPr>
          <w:b/>
        </w:rPr>
      </w:pPr>
      <w:r w:rsidRPr="003143EF">
        <w:rPr>
          <w:b/>
        </w:rPr>
        <w:t>UPDATE FOR Ex-FAQ section</w:t>
      </w:r>
    </w:p>
    <w:p w14:paraId="0165501E" w14:textId="77777777" w:rsidR="006332FC" w:rsidRPr="003143EF" w:rsidRDefault="006332FC" w:rsidP="003143EF">
      <w:pPr>
        <w:rPr>
          <w:b/>
        </w:rPr>
      </w:pPr>
      <w:r>
        <w:rPr>
          <w:b/>
        </w:rPr>
        <w:t>I’ve numbered them for ease of reference but I don’t think should be numbered no the website.</w:t>
      </w:r>
    </w:p>
    <w:p w14:paraId="26BF3929" w14:textId="77777777" w:rsidR="005073A0" w:rsidRDefault="005073A0" w:rsidP="003143EF"/>
    <w:p w14:paraId="11009E75" w14:textId="77777777" w:rsidR="005745AB" w:rsidRDefault="003143EF" w:rsidP="003143EF">
      <w:r>
        <w:t xml:space="preserve">Some nice, attractive way for how people access these questions… </w:t>
      </w:r>
      <w:r w:rsidR="006E48FD">
        <w:t xml:space="preserve"> </w:t>
      </w:r>
      <w:r>
        <w:t>(</w:t>
      </w:r>
      <w:proofErr w:type="gramStart"/>
      <w:r>
        <w:t>leaving</w:t>
      </w:r>
      <w:proofErr w:type="gramEnd"/>
      <w:r>
        <w:t xml:space="preserve"> up to Mike/Andrew)</w:t>
      </w:r>
    </w:p>
    <w:p w14:paraId="5FCBB532" w14:textId="77777777" w:rsidR="005745AB" w:rsidRDefault="005745AB" w:rsidP="003143EF"/>
    <w:p w14:paraId="24F33AAF" w14:textId="77777777" w:rsidR="007732B9" w:rsidRDefault="007732B9" w:rsidP="003143EF">
      <w:r>
        <w:t>Terminology</w:t>
      </w:r>
      <w:r w:rsidR="005745AB">
        <w:t xml:space="preserve"> used in answers [</w:t>
      </w:r>
      <w:r w:rsidR="005745AB" w:rsidRPr="00AC05CB">
        <w:rPr>
          <w:i/>
        </w:rPr>
        <w:t>have these just below relevant answers</w:t>
      </w:r>
      <w:r w:rsidR="00AC05CB" w:rsidRPr="00AC05CB">
        <w:rPr>
          <w:i/>
        </w:rPr>
        <w:t xml:space="preserve"> as well</w:t>
      </w:r>
      <w:r w:rsidR="005745AB">
        <w:t>]</w:t>
      </w:r>
    </w:p>
    <w:p w14:paraId="221F22F1" w14:textId="77777777" w:rsidR="007732B9" w:rsidRDefault="007732B9" w:rsidP="003143EF"/>
    <w:p w14:paraId="1F8C4973" w14:textId="77777777" w:rsidR="007732B9" w:rsidRDefault="007732B9" w:rsidP="003143EF">
      <w:r w:rsidRPr="00AC05CB">
        <w:rPr>
          <w:b/>
        </w:rPr>
        <w:t xml:space="preserve">Survival </w:t>
      </w:r>
      <w:r w:rsidR="00476837" w:rsidRPr="00AC05CB">
        <w:rPr>
          <w:b/>
        </w:rPr>
        <w:t>r</w:t>
      </w:r>
      <w:r w:rsidRPr="00AC05CB">
        <w:rPr>
          <w:b/>
        </w:rPr>
        <w:t>ate</w:t>
      </w:r>
      <w:r>
        <w:t xml:space="preserve"> – the percentage of </w:t>
      </w:r>
      <w:r w:rsidR="00476837" w:rsidRPr="00476837">
        <w:t>operations where the child survived at least 30 days after their operation</w:t>
      </w:r>
      <w:r>
        <w:t xml:space="preserve">. </w:t>
      </w:r>
    </w:p>
    <w:p w14:paraId="63EA88B5" w14:textId="77777777" w:rsidR="00476837" w:rsidRDefault="00476837" w:rsidP="003143EF"/>
    <w:p w14:paraId="378B6FFB" w14:textId="21A25A55" w:rsidR="00476837" w:rsidRPr="007732B9" w:rsidRDefault="00476837" w:rsidP="003143EF">
      <w:r w:rsidRPr="00AC05CB">
        <w:rPr>
          <w:b/>
        </w:rPr>
        <w:t xml:space="preserve">Chance factors - </w:t>
      </w:r>
      <w:r>
        <w:t>I</w:t>
      </w:r>
      <w:r>
        <w:rPr>
          <w:rFonts w:eastAsia="Times New Roman"/>
        </w:rPr>
        <w:t>t is impossible to predict precisely what is going to happen in an individual operation</w:t>
      </w:r>
      <w:r w:rsidR="0021592E">
        <w:rPr>
          <w:rFonts w:eastAsia="Times New Roman"/>
        </w:rPr>
        <w:t xml:space="preserve">. </w:t>
      </w:r>
      <w:r>
        <w:rPr>
          <w:rFonts w:eastAsia="Times New Roman"/>
        </w:rPr>
        <w:t>This is partly due to the inevitable inability to predict the future with certainty – all people are physically unique and will react slightly differently to medicines, anaesthetic</w:t>
      </w:r>
      <w:r w:rsidR="00BF46F9">
        <w:rPr>
          <w:rFonts w:eastAsia="Times New Roman"/>
        </w:rPr>
        <w:t xml:space="preserve"> and </w:t>
      </w:r>
      <w:r>
        <w:rPr>
          <w:rFonts w:eastAsia="Times New Roman"/>
        </w:rPr>
        <w:t>surgery</w:t>
      </w:r>
      <w:r w:rsidR="00BF46F9">
        <w:rPr>
          <w:rFonts w:eastAsia="Times New Roman"/>
        </w:rPr>
        <w:t>,</w:t>
      </w:r>
      <w:r>
        <w:rPr>
          <w:rFonts w:eastAsia="Times New Roman"/>
        </w:rPr>
        <w:t xml:space="preserve"> and no heart problem is exactly the same as another.</w:t>
      </w:r>
      <w:r w:rsidR="0021592E">
        <w:rPr>
          <w:rFonts w:eastAsia="Times New Roman"/>
        </w:rPr>
        <w:t xml:space="preserve"> </w:t>
      </w:r>
      <w:r w:rsidR="009405D2">
        <w:rPr>
          <w:rFonts w:eastAsia="Times New Roman"/>
        </w:rPr>
        <w:t xml:space="preserve">The fact we can’t </w:t>
      </w:r>
      <w:r>
        <w:rPr>
          <w:rFonts w:eastAsia="Times New Roman"/>
        </w:rPr>
        <w:t xml:space="preserve">predict precisely is also partly because there are </w:t>
      </w:r>
      <w:r w:rsidR="00BF46F9">
        <w:rPr>
          <w:rFonts w:eastAsia="Times New Roman"/>
        </w:rPr>
        <w:t xml:space="preserve">some </w:t>
      </w:r>
      <w:r>
        <w:rPr>
          <w:rFonts w:eastAsia="Times New Roman"/>
        </w:rPr>
        <w:t xml:space="preserve">factors that we </w:t>
      </w:r>
      <w:r w:rsidR="00BF46F9">
        <w:rPr>
          <w:rFonts w:eastAsia="Times New Roman"/>
        </w:rPr>
        <w:t xml:space="preserve">think </w:t>
      </w:r>
      <w:r>
        <w:rPr>
          <w:rFonts w:eastAsia="Times New Roman"/>
        </w:rPr>
        <w:t>m</w:t>
      </w:r>
      <w:r w:rsidR="00BF46F9">
        <w:rPr>
          <w:rFonts w:eastAsia="Times New Roman"/>
        </w:rPr>
        <w:t>ight</w:t>
      </w:r>
      <w:r>
        <w:rPr>
          <w:rFonts w:eastAsia="Times New Roman"/>
        </w:rPr>
        <w:t xml:space="preserve"> influence the outcome</w:t>
      </w:r>
      <w:r w:rsidR="00BF46F9">
        <w:rPr>
          <w:rFonts w:eastAsia="Times New Roman"/>
        </w:rPr>
        <w:t xml:space="preserve"> of the operation,</w:t>
      </w:r>
      <w:r>
        <w:rPr>
          <w:rFonts w:eastAsia="Times New Roman"/>
        </w:rPr>
        <w:t xml:space="preserve"> but </w:t>
      </w:r>
      <w:r w:rsidR="00BF46F9">
        <w:rPr>
          <w:rFonts w:eastAsia="Times New Roman"/>
        </w:rPr>
        <w:t>the</w:t>
      </w:r>
      <w:r w:rsidR="002C1149">
        <w:rPr>
          <w:rFonts w:eastAsia="Times New Roman"/>
        </w:rPr>
        <w:t>se</w:t>
      </w:r>
      <w:r w:rsidR="00BF46F9">
        <w:rPr>
          <w:rFonts w:eastAsia="Times New Roman"/>
        </w:rPr>
        <w:t xml:space="preserve"> </w:t>
      </w:r>
      <w:r>
        <w:rPr>
          <w:rFonts w:eastAsia="Times New Roman"/>
        </w:rPr>
        <w:t xml:space="preserve">cannot be included in the statistical </w:t>
      </w:r>
      <w:del w:id="0" w:author="Christina" w:date="2016-02-02T12:26:00Z">
        <w:r w:rsidDel="00E40E34">
          <w:rPr>
            <w:rFonts w:eastAsia="Times New Roman"/>
          </w:rPr>
          <w:delText xml:space="preserve">method </w:delText>
        </w:r>
      </w:del>
      <w:ins w:id="1" w:author="Christina" w:date="2016-02-02T12:26:00Z">
        <w:r w:rsidR="00E40E34">
          <w:rPr>
            <w:rFonts w:eastAsia="Times New Roman"/>
          </w:rPr>
          <w:t xml:space="preserve">formula </w:t>
        </w:r>
      </w:ins>
      <w:del w:id="2" w:author="Christina" w:date="2016-02-02T12:26:00Z">
        <w:r w:rsidDel="00E40E34">
          <w:rPr>
            <w:rFonts w:eastAsia="Times New Roman"/>
          </w:rPr>
          <w:delText xml:space="preserve">either because </w:delText>
        </w:r>
        <w:r w:rsidR="00BF46F9" w:rsidDel="00E40E34">
          <w:rPr>
            <w:rFonts w:eastAsia="Times New Roman"/>
          </w:rPr>
          <w:delText xml:space="preserve">they </w:delText>
        </w:r>
        <w:r w:rsidDel="00E40E34">
          <w:rPr>
            <w:rFonts w:eastAsia="Times New Roman"/>
          </w:rPr>
          <w:delText>are difficult to define or</w:delText>
        </w:r>
      </w:del>
      <w:ins w:id="3" w:author="Christina" w:date="2016-02-02T12:26:00Z">
        <w:r w:rsidR="00E40E34">
          <w:rPr>
            <w:rFonts w:eastAsia="Times New Roman"/>
          </w:rPr>
          <w:t>because</w:t>
        </w:r>
      </w:ins>
      <w:r>
        <w:rPr>
          <w:rFonts w:eastAsia="Times New Roman"/>
        </w:rPr>
        <w:t xml:space="preserve"> no routine data on them is collected. </w:t>
      </w:r>
      <w:r w:rsidRPr="0036064E">
        <w:rPr>
          <w:rFonts w:eastAsia="Times New Roman"/>
        </w:rPr>
        <w:t>Together, we call these all 'chance factors'.</w:t>
      </w:r>
    </w:p>
    <w:p w14:paraId="7B53BD0F" w14:textId="77777777" w:rsidR="007732B9" w:rsidRDefault="007732B9" w:rsidP="003143EF"/>
    <w:p w14:paraId="5688D039" w14:textId="77777777" w:rsidR="001373DD" w:rsidRPr="003143EF" w:rsidRDefault="006E48FD" w:rsidP="003143EF">
      <w:pPr>
        <w:rPr>
          <w:b/>
        </w:rPr>
      </w:pPr>
      <w:r w:rsidRPr="003143EF">
        <w:rPr>
          <w:b/>
        </w:rPr>
        <w:t>ANSWERS BELOW</w:t>
      </w:r>
    </w:p>
    <w:p w14:paraId="59A90A93" w14:textId="77777777" w:rsidR="003143EF" w:rsidRDefault="003143EF" w:rsidP="003143EF"/>
    <w:p w14:paraId="45078A82" w14:textId="77777777" w:rsidR="003143EF" w:rsidRPr="003143EF" w:rsidRDefault="006332FC" w:rsidP="003143EF">
      <w:pPr>
        <w:rPr>
          <w:b/>
        </w:rPr>
      </w:pPr>
      <w:r>
        <w:rPr>
          <w:b/>
        </w:rPr>
        <w:t xml:space="preserve">1. </w:t>
      </w:r>
      <w:r w:rsidR="003143EF" w:rsidRPr="003143EF">
        <w:rPr>
          <w:b/>
        </w:rPr>
        <w:t>BACKGROUND TO CHILDREN’S HEART SURGERY RESULTS</w:t>
      </w:r>
    </w:p>
    <w:p w14:paraId="4D5986A6" w14:textId="77777777" w:rsidR="003143EF" w:rsidRDefault="003143EF" w:rsidP="003143EF">
      <w:bookmarkStart w:id="4" w:name="_Toc429482682"/>
    </w:p>
    <w:p w14:paraId="7E8F7DF2" w14:textId="77777777" w:rsidR="00AB22F9" w:rsidRPr="003143EF" w:rsidRDefault="006332FC" w:rsidP="003143EF">
      <w:pPr>
        <w:rPr>
          <w:b/>
        </w:rPr>
      </w:pPr>
      <w:r>
        <w:rPr>
          <w:b/>
        </w:rPr>
        <w:t xml:space="preserve">1.1 </w:t>
      </w:r>
      <w:r w:rsidR="00AB22F9" w:rsidRPr="003143EF">
        <w:rPr>
          <w:b/>
        </w:rPr>
        <w:t>Why do some children need heart surgery?</w:t>
      </w:r>
      <w:bookmarkEnd w:id="4"/>
    </w:p>
    <w:p w14:paraId="61DF9F7A" w14:textId="77777777" w:rsidR="00AB22F9" w:rsidRDefault="00AB22F9" w:rsidP="003143EF"/>
    <w:p w14:paraId="5AF6012E" w14:textId="77777777" w:rsidR="00AB22F9" w:rsidRDefault="00AB22F9" w:rsidP="003143EF">
      <w:r>
        <w:t xml:space="preserve">Each year in the UK, </w:t>
      </w:r>
      <w:r w:rsidR="00134ACE">
        <w:t>about</w:t>
      </w:r>
      <w:r w:rsidR="00AC05CB">
        <w:t xml:space="preserve"> 5000</w:t>
      </w:r>
      <w:r w:rsidR="00134ACE">
        <w:t>-6000</w:t>
      </w:r>
      <w:r>
        <w:t xml:space="preserve"> babies are born with a heart defect (called congenital heart disease). Congenital heart disease covers a wide range of problems from the relatively minor (such as a small hole in the heart) to more severe conditions where a child needs specialist hospital care. About half of all children born with a heart defect will need heart surgery at some stage in their childhood. Children can also develop problems with their heart as they grow up </w:t>
      </w:r>
      <w:r w:rsidR="00AC05CB">
        <w:t>which</w:t>
      </w:r>
      <w:r>
        <w:t xml:space="preserve"> require hospital care (called acquired heart disease). </w:t>
      </w:r>
    </w:p>
    <w:p w14:paraId="2A983733" w14:textId="77777777" w:rsidR="00AC05CB" w:rsidRDefault="00AC05CB" w:rsidP="003143EF"/>
    <w:p w14:paraId="2C8A722D" w14:textId="77777777" w:rsidR="00AC05CB" w:rsidRDefault="00134ACE" w:rsidP="003143EF">
      <w:r>
        <w:t>R</w:t>
      </w:r>
      <w:r w:rsidR="00AC05CB">
        <w:t xml:space="preserve">ead more about </w:t>
      </w:r>
      <w:hyperlink r:id="rId9" w:history="1">
        <w:r w:rsidR="00AC05CB" w:rsidRPr="00AC05CB">
          <w:rPr>
            <w:rStyle w:val="Hyperlink"/>
          </w:rPr>
          <w:t>different heart conditions</w:t>
        </w:r>
      </w:hyperlink>
      <w:r w:rsidR="00AC05CB">
        <w:t xml:space="preserve"> and </w:t>
      </w:r>
      <w:hyperlink r:id="rId10" w:history="1">
        <w:r w:rsidR="00AC05CB" w:rsidRPr="00AC05CB">
          <w:rPr>
            <w:rStyle w:val="Hyperlink"/>
          </w:rPr>
          <w:t>caring for children with heart conditions</w:t>
        </w:r>
      </w:hyperlink>
      <w:r>
        <w:t xml:space="preserve"> on the Children’s Heart Federation’s website.</w:t>
      </w:r>
    </w:p>
    <w:p w14:paraId="564AE93C" w14:textId="77777777" w:rsidR="00CE4451" w:rsidRDefault="00CE4451" w:rsidP="003143EF"/>
    <w:p w14:paraId="12E2882E" w14:textId="52C6029E" w:rsidR="00CE4451" w:rsidDel="00E40E34" w:rsidRDefault="00CE4451" w:rsidP="003143EF">
      <w:pPr>
        <w:rPr>
          <w:del w:id="5" w:author="Christina" w:date="2016-02-02T12:27:00Z"/>
        </w:rPr>
      </w:pPr>
      <w:del w:id="6" w:author="Christina" w:date="2016-02-02T12:27:00Z">
        <w:r w:rsidRPr="00CE4451" w:rsidDel="00E40E34">
          <w:rPr>
            <w:highlight w:val="yellow"/>
          </w:rPr>
          <w:delText>We could do a chart or some sort of visualisation similar to David’s blogs on incidence of CHD (see screenshot below), number of children who will need surgery and number who develop acquired disease… ?</w:delText>
        </w:r>
        <w:r w:rsidDel="00E40E34">
          <w:delText xml:space="preserve"> </w:delText>
        </w:r>
      </w:del>
    </w:p>
    <w:p w14:paraId="178EF6F9" w14:textId="77777777" w:rsidR="00CE4451" w:rsidRDefault="00CE4451" w:rsidP="003143EF"/>
    <w:p w14:paraId="62A57304" w14:textId="50333A68" w:rsidR="00CE4451" w:rsidRDefault="00CE4451" w:rsidP="003143EF"/>
    <w:p w14:paraId="003A4204" w14:textId="77777777" w:rsidR="003143EF" w:rsidRDefault="003143EF" w:rsidP="003143EF">
      <w:bookmarkStart w:id="7" w:name="_Toc429482683"/>
    </w:p>
    <w:p w14:paraId="56033399" w14:textId="77777777" w:rsidR="00626FC9" w:rsidRPr="003143EF" w:rsidRDefault="006332FC" w:rsidP="003143EF">
      <w:pPr>
        <w:rPr>
          <w:b/>
        </w:rPr>
      </w:pPr>
      <w:r>
        <w:rPr>
          <w:b/>
        </w:rPr>
        <w:t xml:space="preserve">1.2 </w:t>
      </w:r>
      <w:r w:rsidR="00626FC9" w:rsidRPr="003143EF">
        <w:rPr>
          <w:b/>
        </w:rPr>
        <w:t xml:space="preserve">Why are survival rates </w:t>
      </w:r>
      <w:r w:rsidR="00134ACE">
        <w:rPr>
          <w:b/>
        </w:rPr>
        <w:t xml:space="preserve">after children’s heart surgery </w:t>
      </w:r>
      <w:r w:rsidR="00626FC9" w:rsidRPr="003143EF">
        <w:rPr>
          <w:b/>
        </w:rPr>
        <w:t>monitored and published?</w:t>
      </w:r>
      <w:bookmarkEnd w:id="7"/>
      <w:r w:rsidR="00626FC9" w:rsidRPr="003143EF">
        <w:rPr>
          <w:b/>
        </w:rPr>
        <w:t xml:space="preserve"> </w:t>
      </w:r>
    </w:p>
    <w:p w14:paraId="53DF4B80" w14:textId="77777777" w:rsidR="00626FC9" w:rsidRDefault="00626FC9" w:rsidP="003143EF">
      <w:pPr>
        <w:rPr>
          <w:rFonts w:cs="Arial"/>
        </w:rPr>
      </w:pPr>
    </w:p>
    <w:p w14:paraId="38604A56" w14:textId="4E414C59" w:rsidR="003C0497" w:rsidRDefault="00626FC9" w:rsidP="003C0497">
      <w:pPr>
        <w:rPr>
          <w:rFonts w:cs="Arial"/>
        </w:rPr>
      </w:pPr>
      <w:r>
        <w:rPr>
          <w:rFonts w:cs="Arial"/>
        </w:rPr>
        <w:t xml:space="preserve">In the 1990s, problems </w:t>
      </w:r>
      <w:r w:rsidR="008A24B0">
        <w:rPr>
          <w:rFonts w:cs="Arial"/>
        </w:rPr>
        <w:t xml:space="preserve">were found </w:t>
      </w:r>
      <w:r>
        <w:rPr>
          <w:rFonts w:cs="Arial"/>
        </w:rPr>
        <w:t>with the standard of care for children having heart surgery at the Bristol Royal Infirmary</w:t>
      </w:r>
      <w:r w:rsidR="00934A9A">
        <w:rPr>
          <w:rFonts w:cs="Arial"/>
        </w:rPr>
        <w:t>.</w:t>
      </w:r>
      <w:del w:id="8" w:author="Christina" w:date="2016-02-02T12:27:00Z">
        <w:r w:rsidR="00254D0D" w:rsidDel="00E40E34">
          <w:rPr>
            <w:rFonts w:cs="Arial"/>
          </w:rPr>
          <w:delText xml:space="preserve"> t</w:delText>
        </w:r>
      </w:del>
      <w:r w:rsidR="00934A9A">
        <w:rPr>
          <w:rFonts w:cs="Arial"/>
        </w:rPr>
        <w:t xml:space="preserve"> T</w:t>
      </w:r>
      <w:r>
        <w:rPr>
          <w:rFonts w:cs="Arial"/>
        </w:rPr>
        <w:t xml:space="preserve">he proportion of children who died after surgery at Bristol </w:t>
      </w:r>
      <w:r w:rsidR="00254D0D">
        <w:rPr>
          <w:rFonts w:cs="Arial"/>
        </w:rPr>
        <w:t xml:space="preserve">was </w:t>
      </w:r>
      <w:r>
        <w:rPr>
          <w:rFonts w:cs="Arial"/>
        </w:rPr>
        <w:t>much higher than other UK hospitals. The</w:t>
      </w:r>
      <w:r w:rsidR="008A24B0">
        <w:rPr>
          <w:rFonts w:cs="Arial"/>
        </w:rPr>
        <w:t>re was a</w:t>
      </w:r>
      <w:r>
        <w:rPr>
          <w:rFonts w:cs="Arial"/>
        </w:rPr>
        <w:t xml:space="preserve"> formal inquiry into what happened (</w:t>
      </w:r>
      <w:hyperlink r:id="rId11" w:history="1">
        <w:r w:rsidRPr="00BC63BD">
          <w:rPr>
            <w:rStyle w:val="Hyperlink"/>
            <w:rFonts w:cs="Arial"/>
          </w:rPr>
          <w:t>The Bristol Inquiry 2001</w:t>
        </w:r>
      </w:hyperlink>
      <w:r>
        <w:rPr>
          <w:rFonts w:cs="Arial"/>
        </w:rPr>
        <w:t>)</w:t>
      </w:r>
      <w:r w:rsidR="008A24B0">
        <w:rPr>
          <w:rFonts w:cs="Arial"/>
        </w:rPr>
        <w:t>, which</w:t>
      </w:r>
      <w:r>
        <w:rPr>
          <w:rFonts w:cs="Arial"/>
        </w:rPr>
        <w:t xml:space="preserve"> led to a number of changes, including a new compulsory national reporting system</w:t>
      </w:r>
      <w:r w:rsidR="00934A9A">
        <w:rPr>
          <w:rFonts w:cs="Arial"/>
        </w:rPr>
        <w:t xml:space="preserve">. Therefore </w:t>
      </w:r>
      <w:r>
        <w:rPr>
          <w:rFonts w:cs="Arial"/>
        </w:rPr>
        <w:t>the p</w:t>
      </w:r>
      <w:r w:rsidR="008A24B0">
        <w:rPr>
          <w:rFonts w:cs="Arial"/>
        </w:rPr>
        <w:t>ercentage</w:t>
      </w:r>
      <w:ins w:id="9" w:author="Christina" w:date="2016-02-02T12:28:00Z">
        <w:r w:rsidR="00E40E34">
          <w:rPr>
            <w:rFonts w:cs="Arial"/>
          </w:rPr>
          <w:t xml:space="preserve"> </w:t>
        </w:r>
      </w:ins>
      <w:r>
        <w:rPr>
          <w:rFonts w:cs="Arial"/>
        </w:rPr>
        <w:t xml:space="preserve">of children surviving to 30 days after surgery for all hospitals </w:t>
      </w:r>
      <w:r w:rsidR="00827B03">
        <w:rPr>
          <w:rFonts w:cs="Arial"/>
        </w:rPr>
        <w:t>ha</w:t>
      </w:r>
      <w:r w:rsidR="008A24B0">
        <w:rPr>
          <w:rFonts w:cs="Arial"/>
        </w:rPr>
        <w:t>s</w:t>
      </w:r>
      <w:r w:rsidR="00827B03">
        <w:rPr>
          <w:rFonts w:cs="Arial"/>
        </w:rPr>
        <w:t xml:space="preserve"> been</w:t>
      </w:r>
      <w:r>
        <w:rPr>
          <w:rFonts w:cs="Arial"/>
        </w:rPr>
        <w:t xml:space="preserve"> published every year</w:t>
      </w:r>
      <w:r w:rsidR="00827B03">
        <w:rPr>
          <w:rFonts w:cs="Arial"/>
        </w:rPr>
        <w:t xml:space="preserve"> since 2001</w:t>
      </w:r>
      <w:r>
        <w:rPr>
          <w:rFonts w:cs="Arial"/>
        </w:rPr>
        <w:t xml:space="preserve">. </w:t>
      </w:r>
      <w:r w:rsidR="008A24B0">
        <w:rPr>
          <w:rFonts w:cs="Arial"/>
        </w:rPr>
        <w:t xml:space="preserve">If </w:t>
      </w:r>
      <w:r w:rsidR="00827B03">
        <w:rPr>
          <w:rFonts w:cs="Arial"/>
        </w:rPr>
        <w:t xml:space="preserve">there is </w:t>
      </w:r>
      <w:r w:rsidR="00827B03">
        <w:rPr>
          <w:rFonts w:cs="Arial"/>
        </w:rPr>
        <w:lastRenderedPageBreak/>
        <w:t>evidence that survival rates are lower than expected</w:t>
      </w:r>
      <w:r w:rsidR="008A24B0">
        <w:rPr>
          <w:rFonts w:cs="Arial"/>
        </w:rPr>
        <w:t>, they</w:t>
      </w:r>
      <w:r w:rsidR="00827B03">
        <w:rPr>
          <w:rFonts w:cs="Arial"/>
        </w:rPr>
        <w:t xml:space="preserve"> </w:t>
      </w:r>
      <w:r>
        <w:rPr>
          <w:rFonts w:cs="Arial"/>
        </w:rPr>
        <w:t xml:space="preserve">are checked further by the </w:t>
      </w:r>
      <w:r w:rsidR="00827B03">
        <w:rPr>
          <w:rFonts w:cs="Arial"/>
        </w:rPr>
        <w:t xml:space="preserve">hospital and the </w:t>
      </w:r>
      <w:r>
        <w:rPr>
          <w:rFonts w:cs="Arial"/>
        </w:rPr>
        <w:t>national audit body (</w:t>
      </w:r>
      <w:hyperlink r:id="rId12" w:history="1">
        <w:r w:rsidRPr="000B0B65">
          <w:rPr>
            <w:rStyle w:val="Hyperlink"/>
            <w:rFonts w:cs="Arial"/>
          </w:rPr>
          <w:t>NICOR</w:t>
        </w:r>
      </w:hyperlink>
      <w:r>
        <w:rPr>
          <w:rFonts w:cs="Arial"/>
        </w:rPr>
        <w:t>)</w:t>
      </w:r>
      <w:ins w:id="10" w:author="Christina" w:date="2016-02-02T12:28:00Z">
        <w:r w:rsidR="00E40E34">
          <w:rPr>
            <w:rFonts w:cs="Arial"/>
          </w:rPr>
          <w:t xml:space="preserve"> (see [link to </w:t>
        </w:r>
      </w:ins>
      <w:ins w:id="11" w:author="Christina" w:date="2016-02-02T12:29:00Z">
        <w:r w:rsidR="00E40E34">
          <w:rPr>
            <w:rFonts w:cs="Arial"/>
          </w:rPr>
          <w:t>2.5])</w:t>
        </w:r>
      </w:ins>
      <w:r>
        <w:rPr>
          <w:rFonts w:cs="Arial"/>
        </w:rPr>
        <w:t xml:space="preserve">. </w:t>
      </w:r>
    </w:p>
    <w:p w14:paraId="6110A11A" w14:textId="77777777" w:rsidR="003C0497" w:rsidRDefault="003C0497" w:rsidP="003C0497">
      <w:pPr>
        <w:rPr>
          <w:rFonts w:cs="Arial"/>
        </w:rPr>
      </w:pPr>
    </w:p>
    <w:p w14:paraId="560156CF" w14:textId="77777777" w:rsidR="003C0497" w:rsidRDefault="003C0497" w:rsidP="003C0497">
      <w:r>
        <w:t xml:space="preserve">The UK now has one of the strongest monitoring programmes in the world. Since reporting started, </w:t>
      </w:r>
      <w:hyperlink r:id="rId13" w:history="1">
        <w:r w:rsidRPr="00486AC5">
          <w:rPr>
            <w:rStyle w:val="Hyperlink"/>
            <w:rFonts w:cs="Arial"/>
          </w:rPr>
          <w:t>survival rates have been improving</w:t>
        </w:r>
      </w:hyperlink>
      <w:r>
        <w:t xml:space="preserve"> </w:t>
      </w:r>
      <w:r w:rsidRPr="00BC3680">
        <w:t xml:space="preserve">and now </w:t>
      </w:r>
      <w:r w:rsidRPr="00486AC5">
        <w:t>over</w:t>
      </w:r>
      <w:r w:rsidRPr="00BC3680">
        <w:t xml:space="preserve"> </w:t>
      </w:r>
      <w:r w:rsidRPr="0004598E">
        <w:t>97% of children survive to at least one month after surgery</w:t>
      </w:r>
      <w:r w:rsidRPr="00BC3680">
        <w:t>.</w:t>
      </w:r>
    </w:p>
    <w:p w14:paraId="0C6C206A" w14:textId="77777777" w:rsidR="00626FC9" w:rsidRDefault="00626FC9" w:rsidP="003143EF">
      <w:pPr>
        <w:rPr>
          <w:rFonts w:cs="Arial"/>
        </w:rPr>
      </w:pPr>
    </w:p>
    <w:p w14:paraId="2B24347D" w14:textId="77777777" w:rsidR="00626FC9" w:rsidRDefault="00626FC9" w:rsidP="003143EF">
      <w:pPr>
        <w:rPr>
          <w:rFonts w:cs="Arial"/>
        </w:rPr>
      </w:pPr>
    </w:p>
    <w:p w14:paraId="26FE58CF" w14:textId="77777777" w:rsidR="008F026C" w:rsidRDefault="008F026C" w:rsidP="008F026C">
      <w:pPr>
        <w:rPr>
          <w:rFonts w:cs="Arial"/>
          <w:color w:val="6600CC"/>
        </w:rPr>
      </w:pPr>
      <w:r w:rsidRPr="00134ACE">
        <w:rPr>
          <w:rFonts w:cs="Arial"/>
        </w:rPr>
        <w:t>*** POSSIBLE IMAGES *****</w:t>
      </w:r>
    </w:p>
    <w:p w14:paraId="06A1B5EC" w14:textId="77777777" w:rsidR="008F026C" w:rsidRDefault="008F026C" w:rsidP="003143EF">
      <w:pPr>
        <w:rPr>
          <w:rFonts w:cs="Arial"/>
        </w:rPr>
      </w:pPr>
      <w:r>
        <w:rPr>
          <w:noProof/>
          <w:lang w:val="en-US"/>
        </w:rPr>
        <w:drawing>
          <wp:inline distT="0" distB="0" distL="0" distR="0" wp14:anchorId="75CAC12F" wp14:editId="7E62299F">
            <wp:extent cx="2679119" cy="3838353"/>
            <wp:effectExtent l="19050" t="19050" r="260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80709" cy="3840631"/>
                    </a:xfrm>
                    <a:prstGeom prst="rect">
                      <a:avLst/>
                    </a:prstGeom>
                    <a:ln>
                      <a:solidFill>
                        <a:srgbClr val="009999"/>
                      </a:solidFill>
                    </a:ln>
                  </pic:spPr>
                </pic:pic>
              </a:graphicData>
            </a:graphic>
          </wp:inline>
        </w:drawing>
      </w:r>
    </w:p>
    <w:p w14:paraId="04CCE578" w14:textId="77777777" w:rsidR="008F026C" w:rsidRDefault="008F026C" w:rsidP="003143EF">
      <w:pPr>
        <w:rPr>
          <w:rFonts w:cs="Arial"/>
        </w:rPr>
      </w:pPr>
    </w:p>
    <w:p w14:paraId="438BF20D" w14:textId="77777777" w:rsidR="008F026C" w:rsidRPr="008F026C" w:rsidRDefault="006332FC" w:rsidP="003143EF">
      <w:pPr>
        <w:rPr>
          <w:rFonts w:cs="Arial"/>
          <w:b/>
        </w:rPr>
      </w:pPr>
      <w:r>
        <w:rPr>
          <w:rFonts w:cs="Arial"/>
          <w:b/>
        </w:rPr>
        <w:t xml:space="preserve">1.3 </w:t>
      </w:r>
      <w:r w:rsidR="008F026C" w:rsidRPr="008F026C">
        <w:rPr>
          <w:rFonts w:cs="Arial"/>
          <w:b/>
        </w:rPr>
        <w:t>How are survival rates monitored?</w:t>
      </w:r>
    </w:p>
    <w:p w14:paraId="6AD1C52C" w14:textId="77777777" w:rsidR="008F026C" w:rsidRDefault="008F026C" w:rsidP="003143EF">
      <w:pPr>
        <w:rPr>
          <w:rFonts w:cs="Arial"/>
        </w:rPr>
      </w:pPr>
    </w:p>
    <w:p w14:paraId="0C860AC5" w14:textId="743BC528" w:rsidR="00E621C7" w:rsidRDefault="00626FC9" w:rsidP="003143EF">
      <w:pPr>
        <w:rPr>
          <w:ins w:id="12" w:author="Christina" w:date="2016-02-02T12:44:00Z"/>
          <w:rFonts w:cs="Arial"/>
        </w:rPr>
      </w:pPr>
      <w:r>
        <w:rPr>
          <w:rFonts w:cs="Arial"/>
        </w:rPr>
        <w:t xml:space="preserve">Until 2013, </w:t>
      </w:r>
      <w:r w:rsidR="000B0B65">
        <w:rPr>
          <w:rFonts w:cs="Arial"/>
        </w:rPr>
        <w:t xml:space="preserve">the national audit body </w:t>
      </w:r>
      <w:hyperlink r:id="rId15" w:history="1">
        <w:r w:rsidRPr="006A2E34">
          <w:rPr>
            <w:rStyle w:val="Hyperlink"/>
            <w:rFonts w:cs="Arial"/>
          </w:rPr>
          <w:t xml:space="preserve">NICOR </w:t>
        </w:r>
      </w:hyperlink>
      <w:r>
        <w:rPr>
          <w:rFonts w:cs="Arial"/>
        </w:rPr>
        <w:t xml:space="preserve">only published survival rates for certain types of procedure because </w:t>
      </w:r>
      <w:r w:rsidR="001F7273">
        <w:rPr>
          <w:rFonts w:cs="Arial"/>
        </w:rPr>
        <w:t xml:space="preserve">there was </w:t>
      </w:r>
      <w:r w:rsidR="00D2527F">
        <w:rPr>
          <w:rFonts w:cs="Arial"/>
        </w:rPr>
        <w:t>no</w:t>
      </w:r>
      <w:r>
        <w:rPr>
          <w:rFonts w:cs="Arial"/>
        </w:rPr>
        <w:t xml:space="preserve"> </w:t>
      </w:r>
      <w:r w:rsidR="001F7273">
        <w:rPr>
          <w:rFonts w:cs="Arial"/>
        </w:rPr>
        <w:t xml:space="preserve">clear </w:t>
      </w:r>
      <w:r>
        <w:rPr>
          <w:rFonts w:cs="Arial"/>
        </w:rPr>
        <w:t xml:space="preserve">way </w:t>
      </w:r>
      <w:r w:rsidR="001F7273">
        <w:rPr>
          <w:rFonts w:cs="Arial"/>
        </w:rPr>
        <w:t xml:space="preserve">to put </w:t>
      </w:r>
      <w:r>
        <w:rPr>
          <w:rFonts w:cs="Arial"/>
        </w:rPr>
        <w:t xml:space="preserve">overall survival rates </w:t>
      </w:r>
      <w:r w:rsidR="001F7273">
        <w:rPr>
          <w:rFonts w:cs="Arial"/>
        </w:rPr>
        <w:t xml:space="preserve">for each hospital </w:t>
      </w:r>
      <w:r>
        <w:rPr>
          <w:rFonts w:cs="Arial"/>
        </w:rPr>
        <w:t>into context</w:t>
      </w:r>
      <w:r w:rsidR="00D2527F">
        <w:rPr>
          <w:rFonts w:cs="Arial"/>
        </w:rPr>
        <w:t xml:space="preserve"> </w:t>
      </w:r>
      <w:r>
        <w:rPr>
          <w:rFonts w:cs="Arial"/>
        </w:rPr>
        <w:t>(</w:t>
      </w:r>
      <w:r w:rsidR="00134ACE">
        <w:rPr>
          <w:rFonts w:cs="Arial"/>
        </w:rPr>
        <w:t>see “</w:t>
      </w:r>
      <w:r w:rsidR="00134ACE" w:rsidRPr="00134ACE">
        <w:rPr>
          <w:rFonts w:cs="Arial"/>
          <w:color w:val="0000FF"/>
          <w:u w:val="single"/>
        </w:rPr>
        <w:t>What, Why and How?</w:t>
      </w:r>
      <w:r w:rsidR="00134ACE">
        <w:rPr>
          <w:rFonts w:cs="Arial"/>
        </w:rPr>
        <w:t>”</w:t>
      </w:r>
      <w:r>
        <w:rPr>
          <w:rFonts w:cs="Arial"/>
        </w:rPr>
        <w:t xml:space="preserve">). But </w:t>
      </w:r>
      <w:hyperlink r:id="rId16" w:history="1">
        <w:r w:rsidRPr="00626FC9">
          <w:rPr>
            <w:rStyle w:val="Hyperlink"/>
            <w:rFonts w:cs="Arial"/>
          </w:rPr>
          <w:t>research</w:t>
        </w:r>
        <w:r w:rsidR="00A2708F">
          <w:rPr>
            <w:rStyle w:val="Hyperlink"/>
            <w:rFonts w:cs="Arial"/>
          </w:rPr>
          <w:t>ers</w:t>
        </w:r>
        <w:r w:rsidRPr="00626FC9">
          <w:rPr>
            <w:rStyle w:val="Hyperlink"/>
            <w:rFonts w:cs="Arial"/>
          </w:rPr>
          <w:t xml:space="preserve"> </w:t>
        </w:r>
      </w:hyperlink>
      <w:r>
        <w:rPr>
          <w:rFonts w:cs="Arial"/>
        </w:rPr>
        <w:t>ha</w:t>
      </w:r>
      <w:r w:rsidR="00A2708F">
        <w:rPr>
          <w:rFonts w:cs="Arial"/>
        </w:rPr>
        <w:t>ve</w:t>
      </w:r>
      <w:r w:rsidR="00D2527F">
        <w:rPr>
          <w:rFonts w:cs="Arial"/>
        </w:rPr>
        <w:t xml:space="preserve"> now</w:t>
      </w:r>
      <w:r>
        <w:rPr>
          <w:rFonts w:cs="Arial"/>
        </w:rPr>
        <w:t xml:space="preserve"> made this possible</w:t>
      </w:r>
      <w:r w:rsidR="00A2708F">
        <w:rPr>
          <w:rFonts w:cs="Arial"/>
        </w:rPr>
        <w:t xml:space="preserve"> by creating a statistical formula</w:t>
      </w:r>
      <w:r w:rsidR="00934A9A">
        <w:rPr>
          <w:rFonts w:cs="Arial"/>
        </w:rPr>
        <w:t xml:space="preserve">. Using this, </w:t>
      </w:r>
      <w:r>
        <w:rPr>
          <w:rFonts w:cs="Arial"/>
        </w:rPr>
        <w:t>NICOR has publish</w:t>
      </w:r>
      <w:r w:rsidR="00934A9A">
        <w:rPr>
          <w:rFonts w:cs="Arial"/>
        </w:rPr>
        <w:t>ed</w:t>
      </w:r>
      <w:r>
        <w:rPr>
          <w:rFonts w:cs="Arial"/>
        </w:rPr>
        <w:t xml:space="preserve"> overall survival rates along with the predicted range</w:t>
      </w:r>
      <w:r w:rsidR="00E621C7">
        <w:rPr>
          <w:rFonts w:cs="Arial"/>
        </w:rPr>
        <w:t xml:space="preserve"> (dark blue bar)</w:t>
      </w:r>
      <w:r>
        <w:rPr>
          <w:rFonts w:cs="Arial"/>
        </w:rPr>
        <w:t xml:space="preserve"> </w:t>
      </w:r>
      <w:ins w:id="13" w:author="Christina" w:date="2016-02-02T12:44:00Z">
        <w:r w:rsidR="00A133D2">
          <w:rPr>
            <w:rFonts w:cs="Arial"/>
          </w:rPr>
          <w:t xml:space="preserve">and extended predicted range (light blue bar) </w:t>
        </w:r>
      </w:ins>
      <w:r>
        <w:rPr>
          <w:rFonts w:cs="Arial"/>
        </w:rPr>
        <w:t xml:space="preserve">for survival </w:t>
      </w:r>
      <w:r w:rsidR="00D2527F">
        <w:rPr>
          <w:rFonts w:cs="Arial"/>
        </w:rPr>
        <w:t>for each hospital</w:t>
      </w:r>
      <w:r w:rsidR="00934A9A">
        <w:rPr>
          <w:rFonts w:cs="Arial"/>
        </w:rPr>
        <w:t xml:space="preserve"> since 2013 </w:t>
      </w:r>
      <w:r w:rsidR="00134ACE">
        <w:rPr>
          <w:rFonts w:cs="Arial"/>
        </w:rPr>
        <w:t>(see “</w:t>
      </w:r>
      <w:r w:rsidR="00134ACE" w:rsidRPr="00A2708F">
        <w:rPr>
          <w:rFonts w:cs="Arial"/>
          <w:color w:val="0000FF"/>
          <w:highlight w:val="yellow"/>
          <w:u w:val="single"/>
        </w:rPr>
        <w:t>What, Why and How?</w:t>
      </w:r>
      <w:r w:rsidR="00134ACE" w:rsidRPr="00A2708F">
        <w:rPr>
          <w:rFonts w:cs="Arial"/>
          <w:highlight w:val="yellow"/>
        </w:rPr>
        <w:t>”)</w:t>
      </w:r>
      <w:r w:rsidRPr="00A2708F">
        <w:rPr>
          <w:rFonts w:cs="Arial"/>
          <w:highlight w:val="yellow"/>
        </w:rPr>
        <w:t>.</w:t>
      </w:r>
      <w:r>
        <w:rPr>
          <w:rFonts w:cs="Arial"/>
        </w:rPr>
        <w:t xml:space="preserve"> </w:t>
      </w:r>
      <w:r w:rsidR="00E621C7">
        <w:rPr>
          <w:rFonts w:cs="Arial"/>
        </w:rPr>
        <w:t xml:space="preserve"> The predicted range is </w:t>
      </w:r>
      <w:r w:rsidR="0020422F">
        <w:t xml:space="preserve">the range in which we expect to see each hospital’s observed </w:t>
      </w:r>
      <w:del w:id="14" w:author="Christina" w:date="2016-02-02T12:44:00Z">
        <w:r w:rsidR="0020422F" w:rsidDel="00A133D2">
          <w:delText>data</w:delText>
        </w:r>
      </w:del>
      <w:ins w:id="15" w:author="Christina" w:date="2016-02-02T12:44:00Z">
        <w:r w:rsidR="00A133D2">
          <w:t xml:space="preserve">survival </w:t>
        </w:r>
        <w:proofErr w:type="spellStart"/>
        <w:r w:rsidR="00A133D2">
          <w:t>rate</w:t>
        </w:r>
      </w:ins>
      <w:del w:id="16" w:author="Christina" w:date="2016-02-02T12:44:00Z">
        <w:r w:rsidR="0020422F" w:rsidDel="00A133D2">
          <w:delText>. We expect it will be in this range the vast</w:delText>
        </w:r>
      </w:del>
      <w:ins w:id="17" w:author="Christina" w:date="2016-02-02T12:44:00Z">
        <w:r w:rsidR="00A133D2">
          <w:t>the</w:t>
        </w:r>
      </w:ins>
      <w:proofErr w:type="spellEnd"/>
      <w:r w:rsidR="0020422F">
        <w:t xml:space="preserve"> majority of the time (</w:t>
      </w:r>
      <w:del w:id="18" w:author="Christina" w:date="2016-02-02T12:44:00Z">
        <w:r w:rsidR="0020422F" w:rsidDel="00A133D2">
          <w:delText xml:space="preserve">eg </w:delText>
        </w:r>
      </w:del>
      <w:r w:rsidR="0020422F">
        <w:t>19 times out of 20</w:t>
      </w:r>
      <w:ins w:id="19" w:author="Christina" w:date="2016-02-02T12:44:00Z">
        <w:r w:rsidR="00A133D2">
          <w:t xml:space="preserve"> for the dark blue bar, 998 times out of 1000 for the light blue bar</w:t>
        </w:r>
      </w:ins>
      <w:r w:rsidR="0020422F">
        <w:t>)</w:t>
      </w:r>
      <w:r w:rsidR="00E621C7">
        <w:rPr>
          <w:rFonts w:cs="Arial"/>
        </w:rPr>
        <w:t>.</w:t>
      </w:r>
      <w:r w:rsidR="0020422F" w:rsidDel="0020422F">
        <w:rPr>
          <w:rFonts w:cs="Arial"/>
        </w:rPr>
        <w:t xml:space="preserve"> </w:t>
      </w:r>
    </w:p>
    <w:p w14:paraId="1A7F87F0" w14:textId="77777777" w:rsidR="00A133D2" w:rsidRDefault="00A133D2" w:rsidP="003143EF">
      <w:pPr>
        <w:rPr>
          <w:rFonts w:cs="Arial"/>
        </w:rPr>
      </w:pPr>
    </w:p>
    <w:p w14:paraId="0D57DCB2" w14:textId="16449E9F" w:rsidR="00626FC9" w:rsidRDefault="00A2708F" w:rsidP="003143EF">
      <w:pPr>
        <w:rPr>
          <w:rFonts w:cs="Arial"/>
        </w:rPr>
      </w:pPr>
      <w:r>
        <w:rPr>
          <w:rFonts w:cs="Arial"/>
        </w:rPr>
        <w:t>T</w:t>
      </w:r>
      <w:r w:rsidR="00626FC9">
        <w:rPr>
          <w:rFonts w:cs="Arial"/>
        </w:rPr>
        <w:t xml:space="preserve">he predicted range </w:t>
      </w:r>
      <w:r>
        <w:rPr>
          <w:rFonts w:cs="Arial"/>
        </w:rPr>
        <w:t xml:space="preserve">is calculated using </w:t>
      </w:r>
      <w:r w:rsidR="00626FC9">
        <w:rPr>
          <w:rFonts w:cs="Arial"/>
        </w:rPr>
        <w:t xml:space="preserve">the </w:t>
      </w:r>
      <w:r w:rsidR="00626FC9" w:rsidRPr="001D16D6">
        <w:rPr>
          <w:rFonts w:cs="Arial"/>
          <w:b/>
        </w:rPr>
        <w:t>same</w:t>
      </w:r>
      <w:r w:rsidR="00626FC9">
        <w:rPr>
          <w:rFonts w:cs="Arial"/>
        </w:rPr>
        <w:t xml:space="preserve"> statistical </w:t>
      </w:r>
      <w:r w:rsidR="00D2527F">
        <w:rPr>
          <w:rFonts w:cs="Arial"/>
        </w:rPr>
        <w:t>formula</w:t>
      </w:r>
      <w:r w:rsidR="00D45A01">
        <w:rPr>
          <w:rFonts w:cs="Arial"/>
        </w:rPr>
        <w:t xml:space="preserve"> for all hospitals and </w:t>
      </w:r>
      <w:r>
        <w:rPr>
          <w:rFonts w:cs="Arial"/>
        </w:rPr>
        <w:t xml:space="preserve">this prediction </w:t>
      </w:r>
      <w:r w:rsidR="00D45A01">
        <w:rPr>
          <w:rFonts w:cs="Arial"/>
        </w:rPr>
        <w:t xml:space="preserve">is </w:t>
      </w:r>
      <w:r w:rsidR="001D16D6" w:rsidRPr="001D16D6">
        <w:rPr>
          <w:rFonts w:cs="Arial"/>
          <w:b/>
        </w:rPr>
        <w:t>not</w:t>
      </w:r>
      <w:r w:rsidR="001D16D6">
        <w:rPr>
          <w:rFonts w:cs="Arial"/>
        </w:rPr>
        <w:t xml:space="preserve"> influenced by</w:t>
      </w:r>
      <w:r w:rsidR="00D45A01">
        <w:rPr>
          <w:rFonts w:cs="Arial"/>
        </w:rPr>
        <w:t xml:space="preserve"> what the survival rate at a hospital actually was.</w:t>
      </w:r>
    </w:p>
    <w:p w14:paraId="7EBA43D2" w14:textId="77777777" w:rsidR="00626FC9" w:rsidRDefault="00626FC9" w:rsidP="003143EF">
      <w:pPr>
        <w:rPr>
          <w:rFonts w:cs="Arial"/>
        </w:rPr>
      </w:pPr>
    </w:p>
    <w:p w14:paraId="4AC8C11B" w14:textId="1C9FDB2D" w:rsidR="006A2E34" w:rsidRDefault="006A2E34" w:rsidP="006A2E34">
      <w:pPr>
        <w:rPr>
          <w:rFonts w:cs="Arial"/>
        </w:rPr>
      </w:pPr>
      <w:r>
        <w:rPr>
          <w:rFonts w:cs="Arial"/>
        </w:rPr>
        <w:t xml:space="preserve">Each year, NICOR publishes a report of survival over the previous 3 years for each hospital in the UK and Ireland. It reports the </w:t>
      </w:r>
      <w:r w:rsidR="00CE0567">
        <w:rPr>
          <w:rFonts w:cs="Arial"/>
        </w:rPr>
        <w:t xml:space="preserve">percentage </w:t>
      </w:r>
      <w:r>
        <w:rPr>
          <w:rFonts w:cs="Arial"/>
        </w:rPr>
        <w:t xml:space="preserve">of children surviving for about 40 common </w:t>
      </w:r>
      <w:r>
        <w:rPr>
          <w:rFonts w:cs="Arial"/>
        </w:rPr>
        <w:lastRenderedPageBreak/>
        <w:t xml:space="preserve">surgical procedures and, since 2013, </w:t>
      </w:r>
      <w:r w:rsidR="00934A9A">
        <w:rPr>
          <w:rFonts w:cs="Arial"/>
        </w:rPr>
        <w:t xml:space="preserve">has been able to also </w:t>
      </w:r>
      <w:r w:rsidR="00CE0567">
        <w:rPr>
          <w:rFonts w:cs="Arial"/>
        </w:rPr>
        <w:t xml:space="preserve">include </w:t>
      </w:r>
      <w:r>
        <w:rPr>
          <w:rFonts w:cs="Arial"/>
        </w:rPr>
        <w:t>overall survival</w:t>
      </w:r>
      <w:ins w:id="20" w:author="Christina" w:date="2016-02-02T12:54:00Z">
        <w:r w:rsidR="00CB2643">
          <w:rPr>
            <w:rFonts w:cs="Arial"/>
          </w:rPr>
          <w:t xml:space="preserve"> rate</w:t>
        </w:r>
      </w:ins>
      <w:r>
        <w:rPr>
          <w:rFonts w:cs="Arial"/>
        </w:rPr>
        <w:t xml:space="preserve"> for each hospital along with that hospital’s predicted range for survival. </w:t>
      </w:r>
    </w:p>
    <w:p w14:paraId="12A4FF5B" w14:textId="77777777" w:rsidR="006A2E34" w:rsidRDefault="006A2E34" w:rsidP="003143EF">
      <w:pPr>
        <w:rPr>
          <w:rFonts w:cs="Arial"/>
        </w:rPr>
      </w:pPr>
    </w:p>
    <w:p w14:paraId="5EE4F1AA" w14:textId="77777777" w:rsidR="00D45A01" w:rsidRDefault="000B0B65" w:rsidP="003143EF">
      <w:pPr>
        <w:rPr>
          <w:rFonts w:cs="Arial"/>
        </w:rPr>
      </w:pPr>
      <w:r>
        <w:rPr>
          <w:rFonts w:cs="Arial"/>
        </w:rPr>
        <w:t xml:space="preserve"> *** </w:t>
      </w:r>
      <w:proofErr w:type="gramStart"/>
      <w:r>
        <w:rPr>
          <w:rFonts w:cs="Arial"/>
        </w:rPr>
        <w:t>possible</w:t>
      </w:r>
      <w:proofErr w:type="gramEnd"/>
      <w:r>
        <w:rPr>
          <w:rFonts w:cs="Arial"/>
        </w:rPr>
        <w:t xml:space="preserve"> image ***</w:t>
      </w:r>
    </w:p>
    <w:p w14:paraId="1017FC06" w14:textId="77777777" w:rsidR="000B0B65" w:rsidRPr="00134ACE" w:rsidRDefault="000B0B65" w:rsidP="003143EF">
      <w:pPr>
        <w:rPr>
          <w:rFonts w:cs="Arial"/>
        </w:rPr>
      </w:pPr>
      <w:r w:rsidRPr="000B0B65">
        <w:rPr>
          <w:rFonts w:cs="Arial"/>
          <w:noProof/>
          <w:lang w:val="en-US"/>
        </w:rPr>
        <w:drawing>
          <wp:inline distT="0" distB="0" distL="0" distR="0" wp14:anchorId="16E3BB37" wp14:editId="3991E999">
            <wp:extent cx="2876705" cy="4090077"/>
            <wp:effectExtent l="0" t="0" r="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824" cy="4090246"/>
                    </a:xfrm>
                    <a:prstGeom prst="rect">
                      <a:avLst/>
                    </a:prstGeom>
                    <a:noFill/>
                    <a:ln>
                      <a:noFill/>
                    </a:ln>
                    <a:extLst/>
                  </pic:spPr>
                </pic:pic>
              </a:graphicData>
            </a:graphic>
          </wp:inline>
        </w:drawing>
      </w:r>
    </w:p>
    <w:p w14:paraId="032C2FED" w14:textId="77777777" w:rsidR="00134ACE" w:rsidRDefault="00134ACE" w:rsidP="003143EF">
      <w:pPr>
        <w:rPr>
          <w:rFonts w:cs="Arial"/>
          <w:color w:val="6600CC"/>
        </w:rPr>
      </w:pPr>
    </w:p>
    <w:p w14:paraId="51373DFC" w14:textId="77777777" w:rsidR="00134ACE" w:rsidRDefault="00134ACE" w:rsidP="003143EF">
      <w:pPr>
        <w:rPr>
          <w:rFonts w:cs="Arial"/>
          <w:color w:val="6600CC"/>
        </w:rPr>
      </w:pPr>
    </w:p>
    <w:p w14:paraId="4F51D0CD" w14:textId="77777777" w:rsidR="00D45A01" w:rsidRPr="003143EF" w:rsidRDefault="006332FC" w:rsidP="003143EF">
      <w:pPr>
        <w:rPr>
          <w:b/>
        </w:rPr>
      </w:pPr>
      <w:bookmarkStart w:id="21" w:name="_Toc429482684"/>
      <w:r>
        <w:rPr>
          <w:b/>
        </w:rPr>
        <w:t xml:space="preserve">1.4 </w:t>
      </w:r>
      <w:r w:rsidR="006E48FD" w:rsidRPr="003143EF">
        <w:rPr>
          <w:b/>
        </w:rPr>
        <w:t>Where is the data from</w:t>
      </w:r>
      <w:r w:rsidR="00D45A01" w:rsidRPr="003143EF">
        <w:rPr>
          <w:b/>
        </w:rPr>
        <w:t>?</w:t>
      </w:r>
      <w:bookmarkEnd w:id="21"/>
      <w:r w:rsidR="00D45A01" w:rsidRPr="003143EF">
        <w:rPr>
          <w:b/>
        </w:rPr>
        <w:t xml:space="preserve"> </w:t>
      </w:r>
    </w:p>
    <w:p w14:paraId="10C43AAB" w14:textId="77777777" w:rsidR="00D45A01" w:rsidRDefault="00D45A01" w:rsidP="003143EF">
      <w:pPr>
        <w:rPr>
          <w:rFonts w:cs="Arial"/>
        </w:rPr>
      </w:pPr>
    </w:p>
    <w:p w14:paraId="530B5EB4" w14:textId="6590A41E" w:rsidR="00D45A01" w:rsidRDefault="00FE48E8" w:rsidP="003143EF">
      <w:pPr>
        <w:rPr>
          <w:rFonts w:cs="Arial"/>
        </w:rPr>
      </w:pPr>
      <w:r>
        <w:rPr>
          <w:rFonts w:cs="Arial"/>
        </w:rPr>
        <w:t>Each hospital must collect d</w:t>
      </w:r>
      <w:r w:rsidR="006A2E34">
        <w:rPr>
          <w:rFonts w:cs="Arial"/>
        </w:rPr>
        <w:t xml:space="preserve">ata on every surgery or intervention </w:t>
      </w:r>
      <w:r>
        <w:rPr>
          <w:rFonts w:cs="Arial"/>
        </w:rPr>
        <w:t xml:space="preserve">carried out </w:t>
      </w:r>
      <w:r w:rsidR="006A2E34">
        <w:rPr>
          <w:rFonts w:cs="Arial"/>
        </w:rPr>
        <w:t>on a child for heart problems</w:t>
      </w:r>
      <w:r>
        <w:rPr>
          <w:rFonts w:cs="Arial"/>
        </w:rPr>
        <w:t>.</w:t>
      </w:r>
      <w:r w:rsidR="006A2E34">
        <w:t xml:space="preserve"> </w:t>
      </w:r>
      <w:r>
        <w:t xml:space="preserve">Every three months, hospitals must </w:t>
      </w:r>
      <w:r w:rsidR="006A2E34">
        <w:t xml:space="preserve">submit </w:t>
      </w:r>
      <w:r>
        <w:t xml:space="preserve">this data </w:t>
      </w:r>
      <w:r w:rsidR="006A2E34">
        <w:t xml:space="preserve">to the national audit body, </w:t>
      </w:r>
      <w:hyperlink r:id="rId18" w:history="1">
        <w:r w:rsidR="00D45A01" w:rsidRPr="00240EF4">
          <w:rPr>
            <w:rStyle w:val="Hyperlink"/>
            <w:rFonts w:cs="Arial"/>
          </w:rPr>
          <w:t xml:space="preserve">NICOR </w:t>
        </w:r>
      </w:hyperlink>
      <w:r w:rsidR="00D45A01" w:rsidRPr="00240EF4">
        <w:rPr>
          <w:rFonts w:cs="Arial"/>
        </w:rPr>
        <w:t>(</w:t>
      </w:r>
      <w:r w:rsidR="00D45A01">
        <w:rPr>
          <w:rFonts w:cs="Arial"/>
        </w:rPr>
        <w:t xml:space="preserve">The </w:t>
      </w:r>
      <w:r w:rsidR="00D45A01" w:rsidRPr="00240EF4">
        <w:rPr>
          <w:rFonts w:cs="Arial"/>
        </w:rPr>
        <w:t>National Institute for Cardiovascular Outcomes Research)</w:t>
      </w:r>
      <w:r w:rsidR="006A2E34">
        <w:rPr>
          <w:rFonts w:cs="Arial"/>
        </w:rPr>
        <w:t xml:space="preserve">. NICOR sets out exactly what data </w:t>
      </w:r>
      <w:r w:rsidR="003F0093">
        <w:rPr>
          <w:rFonts w:cs="Arial"/>
        </w:rPr>
        <w:t xml:space="preserve">must be </w:t>
      </w:r>
      <w:r w:rsidR="006A2E34">
        <w:rPr>
          <w:rFonts w:cs="Arial"/>
        </w:rPr>
        <w:t>collected</w:t>
      </w:r>
      <w:r w:rsidR="00D45A01" w:rsidRPr="00240EF4">
        <w:rPr>
          <w:rFonts w:cs="Arial"/>
        </w:rPr>
        <w:t xml:space="preserve"> </w:t>
      </w:r>
      <w:r w:rsidR="006A2E34">
        <w:rPr>
          <w:rFonts w:cs="Arial"/>
        </w:rPr>
        <w:t xml:space="preserve">and each hospital undergoes independent checks of the quality of their submitted data. </w:t>
      </w:r>
      <w:r w:rsidR="006E48FD">
        <w:rPr>
          <w:rFonts w:cs="Arial"/>
        </w:rPr>
        <w:t xml:space="preserve">NICOR </w:t>
      </w:r>
      <w:r w:rsidR="006A2E34">
        <w:rPr>
          <w:rFonts w:cs="Arial"/>
        </w:rPr>
        <w:t xml:space="preserve">also </w:t>
      </w:r>
      <w:r w:rsidR="006E48FD">
        <w:rPr>
          <w:rFonts w:cs="Arial"/>
        </w:rPr>
        <w:t xml:space="preserve">reports to the </w:t>
      </w:r>
      <w:ins w:id="22" w:author="Christina" w:date="2016-02-02T12:55:00Z">
        <w:r w:rsidR="00CB2643">
          <w:rPr>
            <w:rFonts w:cs="Arial"/>
          </w:rPr>
          <w:fldChar w:fldCharType="begin"/>
        </w:r>
        <w:r w:rsidR="00CB2643">
          <w:rPr>
            <w:rFonts w:cs="Arial"/>
          </w:rPr>
          <w:instrText xml:space="preserve"> HYPERLINK "https://www.gov.uk/government/organisations/department-of-health" </w:instrText>
        </w:r>
        <w:r w:rsidR="00CB2643">
          <w:rPr>
            <w:rFonts w:cs="Arial"/>
          </w:rPr>
          <w:fldChar w:fldCharType="separate"/>
        </w:r>
        <w:r w:rsidR="006E48FD" w:rsidRPr="00CB2643">
          <w:rPr>
            <w:rStyle w:val="Hyperlink"/>
            <w:rFonts w:cs="Arial"/>
          </w:rPr>
          <w:t>UK Department of Health</w:t>
        </w:r>
        <w:r w:rsidR="00CB2643">
          <w:rPr>
            <w:rFonts w:cs="Arial"/>
          </w:rPr>
          <w:fldChar w:fldCharType="end"/>
        </w:r>
      </w:ins>
      <w:r w:rsidR="006E48FD">
        <w:rPr>
          <w:rFonts w:cs="Arial"/>
        </w:rPr>
        <w:t xml:space="preserve">, the </w:t>
      </w:r>
      <w:ins w:id="23" w:author="Christina" w:date="2016-02-02T12:55:00Z">
        <w:r w:rsidR="00CB2643">
          <w:rPr>
            <w:rFonts w:cs="Arial"/>
          </w:rPr>
          <w:fldChar w:fldCharType="begin"/>
        </w:r>
        <w:r w:rsidR="00CB2643">
          <w:rPr>
            <w:rFonts w:cs="Arial"/>
          </w:rPr>
          <w:instrText xml:space="preserve"> HYPERLINK "http://www.cqc.org.uk/" </w:instrText>
        </w:r>
        <w:r w:rsidR="00CB2643">
          <w:rPr>
            <w:rFonts w:cs="Arial"/>
          </w:rPr>
          <w:fldChar w:fldCharType="separate"/>
        </w:r>
        <w:r w:rsidR="006E48FD" w:rsidRPr="00CB2643">
          <w:rPr>
            <w:rStyle w:val="Hyperlink"/>
            <w:rFonts w:cs="Arial"/>
          </w:rPr>
          <w:t>Care Quality Commission (CQC)</w:t>
        </w:r>
        <w:r w:rsidR="00CB2643">
          <w:rPr>
            <w:rFonts w:cs="Arial"/>
          </w:rPr>
          <w:fldChar w:fldCharType="end"/>
        </w:r>
      </w:ins>
      <w:r w:rsidR="006E48FD">
        <w:rPr>
          <w:rFonts w:cs="Arial"/>
        </w:rPr>
        <w:t xml:space="preserve"> and other NHS regulatory bodies.</w:t>
      </w:r>
    </w:p>
    <w:p w14:paraId="763CFC26" w14:textId="77777777" w:rsidR="00D45A01" w:rsidRDefault="00D45A01" w:rsidP="003143EF">
      <w:pPr>
        <w:rPr>
          <w:rFonts w:cs="Arial"/>
        </w:rPr>
      </w:pPr>
    </w:p>
    <w:p w14:paraId="1CA23910" w14:textId="77777777" w:rsidR="00D45A01" w:rsidRDefault="00D45A01" w:rsidP="003143EF">
      <w:pPr>
        <w:rPr>
          <w:rFonts w:cs="Arial"/>
        </w:rPr>
      </w:pPr>
      <w:r>
        <w:rPr>
          <w:rFonts w:cs="Arial"/>
        </w:rPr>
        <w:t xml:space="preserve">NICOR tracks the survival of these children by linking to the national register of deaths using </w:t>
      </w:r>
      <w:r w:rsidR="006A2E34">
        <w:rPr>
          <w:rFonts w:cs="Arial"/>
        </w:rPr>
        <w:t xml:space="preserve">patients’ </w:t>
      </w:r>
      <w:r>
        <w:rPr>
          <w:rFonts w:cs="Arial"/>
        </w:rPr>
        <w:t xml:space="preserve">NHS number and also from hospital records. </w:t>
      </w:r>
      <w:r w:rsidR="006A2E34">
        <w:rPr>
          <w:rFonts w:cs="Arial"/>
        </w:rPr>
        <w:t>NICOR statisticians</w:t>
      </w:r>
      <w:r w:rsidR="006A2E34" w:rsidRPr="00240EF4">
        <w:rPr>
          <w:rFonts w:cs="Arial"/>
        </w:rPr>
        <w:t xml:space="preserve"> </w:t>
      </w:r>
      <w:r w:rsidR="006A2E34">
        <w:rPr>
          <w:rFonts w:cs="Arial"/>
        </w:rPr>
        <w:t>then analyse the data every year</w:t>
      </w:r>
      <w:r w:rsidR="006A2E34" w:rsidRPr="00240EF4">
        <w:rPr>
          <w:rFonts w:cs="Arial"/>
        </w:rPr>
        <w:t xml:space="preserve"> to enable hospitals and healthcare improvement bodies to monitor and improve the quality of care and outcomes of </w:t>
      </w:r>
      <w:r w:rsidR="006A2E34">
        <w:rPr>
          <w:rFonts w:cs="Arial"/>
        </w:rPr>
        <w:t xml:space="preserve">children who need heart surgery. </w:t>
      </w:r>
    </w:p>
    <w:p w14:paraId="1673ED03" w14:textId="77777777" w:rsidR="00116CE2" w:rsidRDefault="00116CE2" w:rsidP="003143EF">
      <w:pPr>
        <w:rPr>
          <w:rFonts w:cs="Arial"/>
        </w:rPr>
      </w:pPr>
    </w:p>
    <w:p w14:paraId="78584987" w14:textId="77777777" w:rsidR="0019778A" w:rsidRDefault="0019778A" w:rsidP="003143EF">
      <w:pPr>
        <w:rPr>
          <w:rFonts w:cs="Arial"/>
        </w:rPr>
      </w:pPr>
      <w:commentRangeStart w:id="24"/>
      <w:commentRangeStart w:id="25"/>
      <w:r>
        <w:rPr>
          <w:rFonts w:cs="Arial"/>
        </w:rPr>
        <w:t xml:space="preserve">*** </w:t>
      </w:r>
      <w:proofErr w:type="gramStart"/>
      <w:r>
        <w:rPr>
          <w:rFonts w:cs="Arial"/>
        </w:rPr>
        <w:t>possible</w:t>
      </w:r>
      <w:proofErr w:type="gramEnd"/>
      <w:r>
        <w:rPr>
          <w:rFonts w:cs="Arial"/>
        </w:rPr>
        <w:t xml:space="preserve"> image – this is hospitals sending excel data to NICOR, ONS sending death data and then NICOR producing report</w:t>
      </w:r>
      <w:commentRangeEnd w:id="24"/>
      <w:r w:rsidR="004E2DF4">
        <w:rPr>
          <w:rStyle w:val="CommentReference"/>
        </w:rPr>
        <w:commentReference w:id="24"/>
      </w:r>
      <w:r>
        <w:rPr>
          <w:rFonts w:cs="Arial"/>
        </w:rPr>
        <w:t>…****</w:t>
      </w:r>
      <w:commentRangeEnd w:id="25"/>
      <w:r w:rsidR="00F44CE5">
        <w:rPr>
          <w:rStyle w:val="CommentReference"/>
        </w:rPr>
        <w:commentReference w:id="25"/>
      </w:r>
    </w:p>
    <w:p w14:paraId="6E09BE25" w14:textId="28B33122" w:rsidR="00116CE2" w:rsidRDefault="0019778A" w:rsidP="003143EF">
      <w:pPr>
        <w:rPr>
          <w:rFonts w:cs="Arial"/>
        </w:rPr>
      </w:pPr>
      <w:r>
        <w:rPr>
          <w:rFonts w:cs="Arial"/>
        </w:rPr>
        <w:br/>
      </w:r>
    </w:p>
    <w:p w14:paraId="06D08642" w14:textId="53DF7847" w:rsidR="00D45A01" w:rsidRDefault="004E2DF4" w:rsidP="003143EF">
      <w:pPr>
        <w:rPr>
          <w:rFonts w:cs="Arial"/>
        </w:rPr>
      </w:pPr>
      <w:r>
        <w:rPr>
          <w:rFonts w:cs="Arial"/>
          <w:noProof/>
          <w:lang w:val="en-US"/>
        </w:rPr>
        <w:lastRenderedPageBreak/>
        <w:drawing>
          <wp:inline distT="0" distB="0" distL="0" distR="0" wp14:anchorId="66C4EC23" wp14:editId="34C6D0C6">
            <wp:extent cx="3971925" cy="319446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3044" cy="3195365"/>
                    </a:xfrm>
                    <a:prstGeom prst="rect">
                      <a:avLst/>
                    </a:prstGeom>
                    <a:noFill/>
                  </pic:spPr>
                </pic:pic>
              </a:graphicData>
            </a:graphic>
          </wp:inline>
        </w:drawing>
      </w:r>
    </w:p>
    <w:p w14:paraId="08BB4C59" w14:textId="77777777" w:rsidR="00E50748" w:rsidRDefault="00BF3086" w:rsidP="003143EF">
      <w:pPr>
        <w:rPr>
          <w:b/>
        </w:rPr>
      </w:pPr>
      <w:bookmarkStart w:id="26" w:name="_Toc429482685"/>
      <w:r>
        <w:rPr>
          <w:b/>
        </w:rPr>
        <w:t xml:space="preserve"> </w:t>
      </w:r>
    </w:p>
    <w:p w14:paraId="146CB8EB" w14:textId="77777777" w:rsidR="003143EF" w:rsidRPr="003143EF" w:rsidRDefault="006332FC" w:rsidP="003143EF">
      <w:pPr>
        <w:rPr>
          <w:b/>
        </w:rPr>
      </w:pPr>
      <w:r>
        <w:rPr>
          <w:b/>
        </w:rPr>
        <w:t xml:space="preserve">2. </w:t>
      </w:r>
      <w:r w:rsidR="003143EF" w:rsidRPr="003143EF">
        <w:rPr>
          <w:b/>
        </w:rPr>
        <w:t xml:space="preserve">UNDERSTANDING </w:t>
      </w:r>
      <w:commentRangeStart w:id="27"/>
      <w:r w:rsidR="003143EF" w:rsidRPr="003143EF">
        <w:rPr>
          <w:b/>
        </w:rPr>
        <w:t>THE PREDICTED RANGE</w:t>
      </w:r>
      <w:commentRangeEnd w:id="27"/>
      <w:r w:rsidR="00E624E4">
        <w:rPr>
          <w:rStyle w:val="CommentReference"/>
        </w:rPr>
        <w:commentReference w:id="27"/>
      </w:r>
    </w:p>
    <w:p w14:paraId="29FEC6E5" w14:textId="77777777" w:rsidR="003143EF" w:rsidRDefault="003143EF" w:rsidP="003143EF"/>
    <w:p w14:paraId="2E210986" w14:textId="18B3B38D" w:rsidR="00E92DA5" w:rsidRPr="003143EF" w:rsidRDefault="006332FC" w:rsidP="003143EF">
      <w:pPr>
        <w:rPr>
          <w:b/>
        </w:rPr>
      </w:pPr>
      <w:r>
        <w:rPr>
          <w:b/>
        </w:rPr>
        <w:t xml:space="preserve">2.1 </w:t>
      </w:r>
      <w:r w:rsidR="0022606F" w:rsidRPr="003143EF">
        <w:rPr>
          <w:b/>
        </w:rPr>
        <w:t>Why</w:t>
      </w:r>
      <w:r w:rsidR="00D45A01" w:rsidRPr="003143EF">
        <w:rPr>
          <w:b/>
        </w:rPr>
        <w:t xml:space="preserve"> is</w:t>
      </w:r>
      <w:r w:rsidR="0022606F" w:rsidRPr="003143EF">
        <w:rPr>
          <w:b/>
        </w:rPr>
        <w:t xml:space="preserve"> a survival range </w:t>
      </w:r>
      <w:r w:rsidR="00D45A01" w:rsidRPr="003143EF">
        <w:rPr>
          <w:b/>
        </w:rPr>
        <w:t xml:space="preserve">predicted </w:t>
      </w:r>
      <w:r w:rsidR="0022606F" w:rsidRPr="003143EF">
        <w:rPr>
          <w:b/>
        </w:rPr>
        <w:t xml:space="preserve">for </w:t>
      </w:r>
      <w:r w:rsidR="009C5995" w:rsidRPr="003143EF">
        <w:rPr>
          <w:b/>
        </w:rPr>
        <w:t>each</w:t>
      </w:r>
      <w:r w:rsidR="00FE6A0C">
        <w:rPr>
          <w:b/>
        </w:rPr>
        <w:t xml:space="preserve"> individual</w:t>
      </w:r>
      <w:r w:rsidR="009C5995" w:rsidRPr="003143EF">
        <w:rPr>
          <w:b/>
        </w:rPr>
        <w:t xml:space="preserve"> </w:t>
      </w:r>
      <w:r w:rsidR="0022606F" w:rsidRPr="003143EF">
        <w:rPr>
          <w:b/>
        </w:rPr>
        <w:t>hospital?</w:t>
      </w:r>
      <w:bookmarkEnd w:id="26"/>
      <w:r w:rsidR="008947F6" w:rsidRPr="003143EF">
        <w:rPr>
          <w:b/>
        </w:rPr>
        <w:t xml:space="preserve"> </w:t>
      </w:r>
    </w:p>
    <w:p w14:paraId="44771459" w14:textId="77777777" w:rsidR="00E92DA5" w:rsidRDefault="00E92DA5" w:rsidP="003143EF"/>
    <w:p w14:paraId="27547CCA" w14:textId="76D94497" w:rsidR="002052AE" w:rsidRDefault="002052AE" w:rsidP="002052AE">
      <w:r>
        <w:t xml:space="preserve">Heart disease in children covers a wide range of disorders, from relatively minor to more </w:t>
      </w:r>
      <w:r w:rsidR="0020422F">
        <w:t>serious</w:t>
      </w:r>
      <w:r w:rsidR="00DD31A9">
        <w:t xml:space="preserve"> </w:t>
      </w:r>
      <w:r>
        <w:t xml:space="preserve">conditions. </w:t>
      </w:r>
      <w:r w:rsidR="00DD31A9">
        <w:t xml:space="preserve">This affects a child's chances of survival, as do other factors such as </w:t>
      </w:r>
      <w:r w:rsidR="00FA481A">
        <w:t>age, weight and other health problems.</w:t>
      </w:r>
    </w:p>
    <w:p w14:paraId="6F441EC8" w14:textId="77777777" w:rsidR="002052AE" w:rsidRDefault="002052AE" w:rsidP="002052AE"/>
    <w:p w14:paraId="235DD0D9" w14:textId="463ECDCF" w:rsidR="002052AE" w:rsidRDefault="002052AE" w:rsidP="002052AE">
      <w:r>
        <w:t>Some hospitals specialise in certain conditions</w:t>
      </w:r>
      <w:r w:rsidR="00DD31A9">
        <w:t xml:space="preserve"> that are particularly complicated</w:t>
      </w:r>
      <w:r>
        <w:t xml:space="preserve">, meaning </w:t>
      </w:r>
      <w:r w:rsidR="00DD31A9">
        <w:t xml:space="preserve">they </w:t>
      </w:r>
      <w:r>
        <w:t xml:space="preserve">tend to operate on children with a lower chance of survival. It would </w:t>
      </w:r>
      <w:r w:rsidR="00DD31A9">
        <w:t xml:space="preserve">therefore </w:t>
      </w:r>
      <w:r>
        <w:t xml:space="preserve">be unfair to </w:t>
      </w:r>
      <w:del w:id="28" w:author="Christina" w:date="2016-02-02T13:06:00Z">
        <w:r w:rsidDel="00750416">
          <w:delText xml:space="preserve"> </w:delText>
        </w:r>
      </w:del>
      <w:r>
        <w:t xml:space="preserve">expect all hospitals to have the same survival rates each year. </w:t>
      </w:r>
      <w:del w:id="29" w:author="Christina" w:date="2016-02-02T13:06:00Z">
        <w:r w:rsidDel="00750416">
          <w:delText>Circumstances also change from year to year</w:delText>
        </w:r>
      </w:del>
      <w:ins w:id="30" w:author="Christina" w:date="2016-02-02T13:06:00Z">
        <w:r w:rsidR="00750416">
          <w:t>Hospitals also treat different children each year</w:t>
        </w:r>
      </w:ins>
      <w:r>
        <w:t xml:space="preserve">, so we expect any hospital’s survival rate to vary </w:t>
      </w:r>
      <w:del w:id="31" w:author="Christina" w:date="2016-02-02T13:07:00Z">
        <w:r w:rsidDel="00750416">
          <w:delText>a bit over time</w:delText>
        </w:r>
      </w:del>
      <w:ins w:id="32" w:author="Christina" w:date="2016-02-02T13:07:00Z">
        <w:r w:rsidR="00750416">
          <w:t>from year to year</w:t>
        </w:r>
      </w:ins>
      <w:r>
        <w:t>.</w:t>
      </w:r>
    </w:p>
    <w:p w14:paraId="6121E7C7" w14:textId="77777777" w:rsidR="002052AE" w:rsidRDefault="002052AE" w:rsidP="003143EF"/>
    <w:p w14:paraId="6CC59A0D" w14:textId="24715EEF" w:rsidR="00E624E4" w:rsidRDefault="002052AE" w:rsidP="003143EF">
      <w:r>
        <w:t xml:space="preserve">The predicted range </w:t>
      </w:r>
      <w:r w:rsidR="009E70C9">
        <w:t xml:space="preserve">(dark blue bar) </w:t>
      </w:r>
      <w:r w:rsidR="00A12E85">
        <w:t>is</w:t>
      </w:r>
      <w:r w:rsidR="00E624E4">
        <w:t xml:space="preserve"> </w:t>
      </w:r>
      <w:ins w:id="33" w:author="Christina" w:date="2016-02-02T13:41:00Z">
        <w:r w:rsidR="005F02FB">
          <w:t>where we expect the hospital’s observed survival rate to be 19 times out of 20.</w:t>
        </w:r>
      </w:ins>
      <w:del w:id="34" w:author="Christina" w:date="2016-02-02T13:41:00Z">
        <w:r w:rsidR="00E624E4" w:rsidDel="005F02FB">
          <w:delText>......[add definition of predicted range here]</w:delText>
        </w:r>
      </w:del>
    </w:p>
    <w:p w14:paraId="7DC4D71D" w14:textId="6D927D1B" w:rsidR="00E92DA5" w:rsidRDefault="00E624E4" w:rsidP="003143EF">
      <w:r>
        <w:t>It is</w:t>
      </w:r>
      <w:r w:rsidR="00A12E85">
        <w:t xml:space="preserve"> based on a formula that uses recorded information about each operation a hospital performed over a 3 year period. Since each hospital operated on different patients, the predicted ranges</w:t>
      </w:r>
      <w:r>
        <w:t xml:space="preserve"> for each hospital</w:t>
      </w:r>
      <w:r w:rsidR="00A12E85">
        <w:t xml:space="preserve"> will be different. Th</w:t>
      </w:r>
      <w:r w:rsidR="00DD31A9">
        <w:t xml:space="preserve">is is </w:t>
      </w:r>
      <w:r w:rsidR="00A12E85">
        <w:t xml:space="preserve">why it </w:t>
      </w:r>
      <w:del w:id="35" w:author="Christina" w:date="2016-02-02T13:43:00Z">
        <w:r w:rsidR="00A12E85" w:rsidDel="005F02FB">
          <w:delText xml:space="preserve">doesn’t make sense </w:delText>
        </w:r>
      </w:del>
      <w:ins w:id="36" w:author="Christina" w:date="2016-02-02T13:43:00Z">
        <w:r w:rsidR="005F02FB">
          <w:t xml:space="preserve">is not valid </w:t>
        </w:r>
      </w:ins>
      <w:r w:rsidR="00A12E85">
        <w:t xml:space="preserve">to compare raw survival rates to each other. </w:t>
      </w:r>
      <w:del w:id="37" w:author="Christina" w:date="2016-02-02T13:43:00Z">
        <w:r w:rsidR="00A12E85" w:rsidDel="005F02FB">
          <w:delText xml:space="preserve">We </w:delText>
        </w:r>
      </w:del>
      <w:ins w:id="38" w:author="Christina" w:date="2016-02-02T13:43:00Z">
        <w:r w:rsidR="005F02FB">
          <w:t xml:space="preserve">It </w:t>
        </w:r>
        <w:r w:rsidR="005F02FB" w:rsidRPr="005F02FB">
          <w:rPr>
            <w:i/>
            <w:rPrChange w:id="39" w:author="Christina" w:date="2016-02-02T13:43:00Z">
              <w:rPr/>
            </w:rPrChange>
          </w:rPr>
          <w:t>is</w:t>
        </w:r>
      </w:ins>
      <w:ins w:id="40" w:author="Christina" w:date="2016-02-02T13:44:00Z">
        <w:r w:rsidR="005F02FB">
          <w:rPr>
            <w:i/>
          </w:rPr>
          <w:t xml:space="preserve"> only</w:t>
        </w:r>
      </w:ins>
      <w:ins w:id="41" w:author="Christina" w:date="2016-02-02T13:43:00Z">
        <w:r w:rsidR="005F02FB">
          <w:t xml:space="preserve"> valid to </w:t>
        </w:r>
      </w:ins>
      <w:r w:rsidR="00A12E85">
        <w:t>c</w:t>
      </w:r>
      <w:r w:rsidR="009C5995">
        <w:t>ompar</w:t>
      </w:r>
      <w:r w:rsidR="00A12E85">
        <w:t>e a hospital’s observed survival rate</w:t>
      </w:r>
      <w:r w:rsidR="009C5995">
        <w:t xml:space="preserve"> </w:t>
      </w:r>
      <w:del w:id="42" w:author="Christina" w:date="2016-02-02T13:43:00Z">
        <w:r w:rsidR="001C2EC0" w:rsidRPr="00816118" w:rsidDel="005F02FB">
          <w:rPr>
            <w:i/>
          </w:rPr>
          <w:delText>only</w:delText>
        </w:r>
        <w:r w:rsidR="009C5995" w:rsidDel="005F02FB">
          <w:delText xml:space="preserve"> </w:delText>
        </w:r>
      </w:del>
      <w:r w:rsidR="009C5995">
        <w:t xml:space="preserve">to </w:t>
      </w:r>
      <w:r w:rsidR="00A12E85">
        <w:t xml:space="preserve">its </w:t>
      </w:r>
      <w:r w:rsidR="001C2EC0" w:rsidRPr="00816118">
        <w:rPr>
          <w:i/>
        </w:rPr>
        <w:t>own</w:t>
      </w:r>
      <w:r w:rsidR="009C5995">
        <w:t xml:space="preserve"> predicted range</w:t>
      </w:r>
      <w:del w:id="43" w:author="Christina" w:date="2016-02-02T13:44:00Z">
        <w:r w:rsidDel="005F02FB">
          <w:delText xml:space="preserve"> and not to other hospitals</w:delText>
        </w:r>
      </w:del>
      <w:r w:rsidR="00A12E85">
        <w:t>.</w:t>
      </w:r>
      <w:r w:rsidR="009C5995">
        <w:t xml:space="preserve"> </w:t>
      </w:r>
    </w:p>
    <w:p w14:paraId="037D789D" w14:textId="77777777" w:rsidR="000B0B65" w:rsidRDefault="000B0B65" w:rsidP="003143EF"/>
    <w:p w14:paraId="7F88C2EC" w14:textId="77777777" w:rsidR="000B0B65" w:rsidRDefault="000B0B65" w:rsidP="000B0B65">
      <w:pPr>
        <w:rPr>
          <w:rFonts w:cs="Arial"/>
          <w:color w:val="6600CC"/>
        </w:rPr>
      </w:pPr>
      <w:r w:rsidRPr="00134ACE">
        <w:rPr>
          <w:rFonts w:cs="Arial"/>
        </w:rPr>
        <w:t>*** POSSIBLE IMAGES *****</w:t>
      </w:r>
      <w:r>
        <w:rPr>
          <w:rFonts w:cs="Arial"/>
        </w:rPr>
        <w:t xml:space="preserve"> - </w:t>
      </w:r>
      <w:r w:rsidRPr="000B0B65">
        <w:rPr>
          <w:rFonts w:cs="Arial"/>
          <w:highlight w:val="yellow"/>
        </w:rPr>
        <w:t>a snapshot from animation from factors going into the formula/machine and coming out with a predicted range?</w:t>
      </w:r>
      <w:r>
        <w:rPr>
          <w:rFonts w:cs="Arial"/>
        </w:rPr>
        <w:t xml:space="preserve"> </w:t>
      </w:r>
    </w:p>
    <w:p w14:paraId="3CAAD829" w14:textId="77777777" w:rsidR="000B0B65" w:rsidRDefault="000B0B65" w:rsidP="003143EF"/>
    <w:p w14:paraId="013383A0" w14:textId="77777777" w:rsidR="003143EF" w:rsidRDefault="003143EF" w:rsidP="003143EF">
      <w:bookmarkStart w:id="44" w:name="_Toc429482686"/>
    </w:p>
    <w:p w14:paraId="304D45BA" w14:textId="25467418" w:rsidR="005960E3" w:rsidRPr="003143EF" w:rsidRDefault="006332FC" w:rsidP="003143EF">
      <w:pPr>
        <w:rPr>
          <w:b/>
        </w:rPr>
      </w:pPr>
      <w:r>
        <w:rPr>
          <w:b/>
        </w:rPr>
        <w:t xml:space="preserve">2.2 </w:t>
      </w:r>
      <w:del w:id="45" w:author="Christina" w:date="2016-02-02T14:06:00Z">
        <w:r w:rsidR="005960E3" w:rsidRPr="003143EF" w:rsidDel="00476680">
          <w:rPr>
            <w:b/>
          </w:rPr>
          <w:delText xml:space="preserve">Why </w:delText>
        </w:r>
      </w:del>
      <w:bookmarkEnd w:id="44"/>
      <w:ins w:id="46" w:author="Christina" w:date="2016-02-02T14:06:00Z">
        <w:r w:rsidR="00476680" w:rsidRPr="00476680">
          <w:rPr>
            <w:b/>
          </w:rPr>
          <w:t>Why does the width of the predicted range differ between hospitals?</w:t>
        </w:r>
      </w:ins>
      <w:del w:id="47" w:author="Christina" w:date="2016-02-02T14:06:00Z">
        <w:r w:rsidR="0095272E" w:rsidDel="00476680">
          <w:rPr>
            <w:b/>
          </w:rPr>
          <w:delText>do</w:delText>
        </w:r>
        <w:r w:rsidR="00C651A5" w:rsidDel="00476680">
          <w:rPr>
            <w:b/>
          </w:rPr>
          <w:delText xml:space="preserve"> </w:delText>
        </w:r>
        <w:r w:rsidR="0095272E" w:rsidDel="00476680">
          <w:rPr>
            <w:b/>
          </w:rPr>
          <w:delText xml:space="preserve">the </w:delText>
        </w:r>
        <w:r w:rsidR="00C651A5" w:rsidDel="00476680">
          <w:rPr>
            <w:b/>
          </w:rPr>
          <w:delText xml:space="preserve">predicted ranges for </w:delText>
        </w:r>
        <w:r w:rsidR="0095272E" w:rsidDel="00476680">
          <w:rPr>
            <w:b/>
          </w:rPr>
          <w:delText xml:space="preserve">each </w:delText>
        </w:r>
        <w:r w:rsidR="00C651A5" w:rsidDel="00476680">
          <w:rPr>
            <w:b/>
          </w:rPr>
          <w:delText>hospital</w:delText>
        </w:r>
        <w:r w:rsidR="0095272E" w:rsidDel="00476680">
          <w:rPr>
            <w:b/>
          </w:rPr>
          <w:delText xml:space="preserve"> differ in width</w:delText>
        </w:r>
      </w:del>
      <w:r w:rsidR="00C651A5">
        <w:rPr>
          <w:b/>
        </w:rPr>
        <w:t xml:space="preserve">? </w:t>
      </w:r>
    </w:p>
    <w:p w14:paraId="1F78B7AE" w14:textId="77777777" w:rsidR="005960E3" w:rsidRDefault="005960E3" w:rsidP="003143EF"/>
    <w:p w14:paraId="752B5BA5" w14:textId="639916FE" w:rsidR="00A929DB" w:rsidDel="00476680" w:rsidRDefault="00F6299D" w:rsidP="00476680">
      <w:pPr>
        <w:rPr>
          <w:del w:id="48" w:author="Christina" w:date="2016-02-02T14:08:00Z"/>
        </w:rPr>
      </w:pPr>
      <w:r w:rsidRPr="0036064E">
        <w:lastRenderedPageBreak/>
        <w:t xml:space="preserve">The predicted range </w:t>
      </w:r>
      <w:ins w:id="49" w:author="Christina" w:date="2016-02-02T13:44:00Z">
        <w:r w:rsidR="005F02FB">
          <w:t xml:space="preserve">(dark blue bar) </w:t>
        </w:r>
      </w:ins>
      <w:r w:rsidRPr="0036064E">
        <w:t xml:space="preserve">for each hospital shows the range where we expect to see the observed </w:t>
      </w:r>
      <w:del w:id="50" w:author="Christina" w:date="2016-02-02T13:44:00Z">
        <w:r w:rsidRPr="0036064E" w:rsidDel="005F02FB">
          <w:delText>data</w:delText>
        </w:r>
      </w:del>
      <w:ins w:id="51" w:author="Christina" w:date="2016-02-02T13:44:00Z">
        <w:r w:rsidR="005F02FB">
          <w:t>survival rate</w:t>
        </w:r>
      </w:ins>
      <w:del w:id="52" w:author="Christina" w:date="2016-02-02T13:45:00Z">
        <w:r w:rsidRPr="0036064E" w:rsidDel="005F02FB">
          <w:delText>. We</w:delText>
        </w:r>
        <w:r w:rsidDel="005F02FB">
          <w:delText xml:space="preserve"> expect it will be in this range the </w:delText>
        </w:r>
      </w:del>
      <w:del w:id="53" w:author="Christina" w:date="2016-02-02T13:44:00Z">
        <w:r w:rsidDel="005F02FB">
          <w:delText xml:space="preserve">vast </w:delText>
        </w:r>
      </w:del>
      <w:del w:id="54" w:author="Christina" w:date="2016-02-02T13:45:00Z">
        <w:r w:rsidDel="005F02FB">
          <w:delText>majority of the time (</w:delText>
        </w:r>
      </w:del>
      <w:del w:id="55" w:author="Christina" w:date="2016-02-02T13:44:00Z">
        <w:r w:rsidDel="005F02FB">
          <w:delText xml:space="preserve">eg </w:delText>
        </w:r>
      </w:del>
      <w:r>
        <w:t>19 times out of 20</w:t>
      </w:r>
      <w:del w:id="56" w:author="Christina" w:date="2016-02-02T13:45:00Z">
        <w:r w:rsidDel="005F02FB">
          <w:delText>)</w:delText>
        </w:r>
      </w:del>
      <w:ins w:id="57" w:author="Christina" w:date="2016-02-02T14:07:00Z">
        <w:r w:rsidR="00476680">
          <w:t xml:space="preserve"> </w:t>
        </w:r>
        <w:r w:rsidR="00476680" w:rsidRPr="00476680">
          <w:t>if the hospital is performing as predicted by the formula.</w:t>
        </w:r>
      </w:ins>
      <w:del w:id="58" w:author="Christina" w:date="2016-02-02T14:07:00Z">
        <w:r w:rsidDel="00476680">
          <w:delText>,</w:delText>
        </w:r>
      </w:del>
      <w:r>
        <w:t xml:space="preserve"> </w:t>
      </w:r>
      <w:r w:rsidR="00A929DB" w:rsidRPr="0036064E">
        <w:t xml:space="preserve"> </w:t>
      </w:r>
      <w:proofErr w:type="gramStart"/>
      <w:r w:rsidR="00A929DB" w:rsidRPr="0036064E">
        <w:t>regardless</w:t>
      </w:r>
      <w:proofErr w:type="gramEnd"/>
      <w:r w:rsidR="00A929DB" w:rsidRPr="0036064E">
        <w:t xml:space="preserve"> of how many operations it did or what children it treated. </w:t>
      </w:r>
      <w:ins w:id="59" w:author="Christina" w:date="2016-02-02T14:07:00Z">
        <w:r w:rsidR="00476680" w:rsidRPr="00476680">
          <w:t>When a hospital does few</w:t>
        </w:r>
      </w:ins>
      <w:ins w:id="60" w:author="Christina" w:date="2016-02-02T14:08:00Z">
        <w:r w:rsidR="00476680">
          <w:t>er</w:t>
        </w:r>
      </w:ins>
      <w:ins w:id="61" w:author="Christina" w:date="2016-02-02T14:07:00Z">
        <w:r w:rsidR="00476680" w:rsidRPr="00476680">
          <w:t xml:space="preserve"> operations, chance factors have a bigger influence on the overall outcome, and so it has a wider predicted range than a hospital that does many operations</w:t>
        </w:r>
      </w:ins>
      <w:ins w:id="62" w:author="Christina" w:date="2016-02-02T14:08:00Z">
        <w:r w:rsidR="00476680">
          <w:t xml:space="preserve">. </w:t>
        </w:r>
      </w:ins>
      <w:del w:id="63" w:author="Christina" w:date="2016-02-02T14:08:00Z">
        <w:r w:rsidRPr="0036064E" w:rsidDel="00476680">
          <w:delText>The width of the pre</w:delText>
        </w:r>
        <w:r w:rsidDel="00476680">
          <w:delText>dicted range is influenced by the</w:delText>
        </w:r>
        <w:r w:rsidRPr="00F6299D" w:rsidDel="00476680">
          <w:delText xml:space="preserve"> </w:delText>
        </w:r>
        <w:r w:rsidRPr="00F6299D" w:rsidDel="00476680">
          <w:rPr>
            <w:b/>
          </w:rPr>
          <w:delText>number</w:delText>
        </w:r>
        <w:r w:rsidRPr="00F6299D" w:rsidDel="00476680">
          <w:delText xml:space="preserve"> of operations a hospital performed</w:delText>
        </w:r>
        <w:r w:rsidDel="00476680">
          <w:delText xml:space="preserve">; </w:delText>
        </w:r>
        <w:r w:rsidRPr="00F6299D" w:rsidDel="00476680">
          <w:delText>hospitals who do more operations have a narrower predicted range and those that do fewer operations have a wider predicted range.</w:delText>
        </w:r>
        <w:r w:rsidDel="00476680">
          <w:delText xml:space="preserve"> </w:delText>
        </w:r>
      </w:del>
      <w:del w:id="64" w:author="Christina" w:date="2016-02-02T14:07:00Z">
        <w:r w:rsidDel="00476680">
          <w:delText xml:space="preserve">The position of the predicted range is generally determined by which </w:delText>
        </w:r>
        <w:r w:rsidR="00A929DB" w:rsidRPr="00F6299D" w:rsidDel="00476680">
          <w:delText xml:space="preserve">children a hospital treated (i.e. it will be lower if a hospital treated </w:delText>
        </w:r>
        <w:r w:rsidRPr="00F6299D" w:rsidDel="00476680">
          <w:delText xml:space="preserve">a higher proportion of </w:delText>
        </w:r>
        <w:r w:rsidR="00A929DB" w:rsidRPr="00F6299D" w:rsidDel="00476680">
          <w:delText xml:space="preserve">children with more complex medical problems). </w:delText>
        </w:r>
      </w:del>
    </w:p>
    <w:p w14:paraId="1B67D1CD" w14:textId="0313F96D" w:rsidR="00A929DB" w:rsidDel="00476680" w:rsidRDefault="00A929DB" w:rsidP="003143EF">
      <w:pPr>
        <w:rPr>
          <w:del w:id="65" w:author="Christina" w:date="2016-02-02T14:08:00Z"/>
        </w:rPr>
      </w:pPr>
    </w:p>
    <w:p w14:paraId="78E86349" w14:textId="264F3602" w:rsidR="00C15DCE" w:rsidDel="00476680" w:rsidRDefault="00C15DCE" w:rsidP="003143EF">
      <w:pPr>
        <w:rPr>
          <w:del w:id="66" w:author="Christina" w:date="2016-02-02T14:08:00Z"/>
        </w:rPr>
      </w:pPr>
      <w:del w:id="67" w:author="Christina" w:date="2016-02-02T14:08:00Z">
        <w:r w:rsidDel="00476680">
          <w:delText xml:space="preserve">To see why this is the case, consider two </w:delText>
        </w:r>
        <w:r w:rsidR="0095272E" w:rsidDel="00476680">
          <w:delText xml:space="preserve">example </w:delText>
        </w:r>
        <w:r w:rsidDel="00476680">
          <w:delText>hospitals</w:delText>
        </w:r>
        <w:r w:rsidR="0095272E" w:rsidDel="00476680">
          <w:delText>:</w:delText>
        </w:r>
        <w:r w:rsidDel="00476680">
          <w:delText xml:space="preserve"> Hospital A and Hospital B. Over the same time period Hospital A has done 4 operations and Hospital B has done 15. To avoid over-complicating the example, let’s assume that the mathematical formula predicted the same chance of survival for each child at each hospital: a 97% chance of survival. Because these are small numbers of operations, we can write down all possible scenarios for what could have happened at each hospital and how often we would expect </w:delText>
        </w:r>
        <w:r w:rsidR="0095272E" w:rsidDel="00476680">
          <w:delText>each</w:delText>
        </w:r>
        <w:r w:rsidDel="00476680">
          <w:delText xml:space="preserve"> scenario</w:delText>
        </w:r>
        <w:r w:rsidR="0095272E" w:rsidDel="00476680">
          <w:delText xml:space="preserve"> </w:delText>
        </w:r>
        <w:r w:rsidR="001F4A64" w:rsidDel="00476680">
          <w:delText xml:space="preserve">to </w:delText>
        </w:r>
        <w:r w:rsidDel="00476680">
          <w:delText xml:space="preserve">play out. </w:delText>
        </w:r>
      </w:del>
    </w:p>
    <w:p w14:paraId="0635E21B" w14:textId="47D7A3F9" w:rsidR="00C15DCE" w:rsidDel="00476680" w:rsidRDefault="00C15DCE" w:rsidP="003143EF">
      <w:pPr>
        <w:rPr>
          <w:del w:id="68" w:author="Christina" w:date="2016-02-02T14:08:00Z"/>
        </w:rPr>
      </w:pPr>
    </w:p>
    <w:p w14:paraId="5C2FDF94" w14:textId="03CC123C" w:rsidR="00C15DCE" w:rsidDel="00476680" w:rsidRDefault="00C15DCE" w:rsidP="003143EF">
      <w:pPr>
        <w:rPr>
          <w:del w:id="69" w:author="Christina" w:date="2016-02-02T14:08:00Z"/>
        </w:rPr>
      </w:pPr>
      <w:del w:id="70" w:author="Christina" w:date="2016-02-02T14:08:00Z">
        <w:r w:rsidDel="00476680">
          <w:delText>The possible scenarios for Hospital A are shown below.</w:delText>
        </w:r>
      </w:del>
    </w:p>
    <w:p w14:paraId="33A10C54" w14:textId="46E42A90" w:rsidR="00C15DCE" w:rsidDel="00476680" w:rsidRDefault="00C15DCE" w:rsidP="003143EF">
      <w:pPr>
        <w:rPr>
          <w:del w:id="71" w:author="Christina" w:date="2016-02-02T14:08:00Z"/>
        </w:rPr>
      </w:pPr>
    </w:p>
    <w:p w14:paraId="4462CB02" w14:textId="06AD8739" w:rsidR="00C15DCE" w:rsidDel="00476680" w:rsidRDefault="00C15DCE" w:rsidP="003143EF">
      <w:pPr>
        <w:rPr>
          <w:del w:id="72" w:author="Christina" w:date="2016-02-02T14:08:00Z"/>
        </w:rPr>
      </w:pPr>
      <w:del w:id="73" w:author="Christina" w:date="2016-02-02T14:08:00Z">
        <w:r w:rsidDel="00476680">
          <w:rPr>
            <w:noProof/>
            <w:lang w:val="en-US"/>
          </w:rPr>
          <w:drawing>
            <wp:inline distT="0" distB="0" distL="0" distR="0" wp14:anchorId="7C2F3E9F" wp14:editId="3B82443C">
              <wp:extent cx="5501024" cy="2094614"/>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2193" cy="2095059"/>
                      </a:xfrm>
                      <a:prstGeom prst="rect">
                        <a:avLst/>
                      </a:prstGeom>
                      <a:noFill/>
                    </pic:spPr>
                  </pic:pic>
                </a:graphicData>
              </a:graphic>
            </wp:inline>
          </w:drawing>
        </w:r>
      </w:del>
    </w:p>
    <w:p w14:paraId="1D12D310" w14:textId="4A2936C0" w:rsidR="00C15DCE" w:rsidDel="00476680" w:rsidRDefault="00C15DCE" w:rsidP="003143EF">
      <w:pPr>
        <w:rPr>
          <w:del w:id="74" w:author="Christina" w:date="2016-02-02T14:08:00Z"/>
        </w:rPr>
      </w:pPr>
    </w:p>
    <w:p w14:paraId="7637BD4A" w14:textId="0AB17813" w:rsidR="00354D90" w:rsidRPr="0095272E" w:rsidDel="00476680" w:rsidRDefault="00C15DCE" w:rsidP="003143EF">
      <w:pPr>
        <w:rPr>
          <w:del w:id="75" w:author="Christina" w:date="2016-02-02T14:08:00Z"/>
          <w:highlight w:val="yellow"/>
        </w:rPr>
      </w:pPr>
      <w:commentRangeStart w:id="76"/>
      <w:del w:id="77" w:author="Christina" w:date="2016-02-02T14:08:00Z">
        <w:r w:rsidRPr="0095272E" w:rsidDel="00476680">
          <w:rPr>
            <w:highlight w:val="yellow"/>
          </w:rPr>
          <w:delText xml:space="preserve">Although the most likely scenario is that all children survive, the predicted range is set so that we expect a hospital’s observed </w:delText>
        </w:r>
        <w:r w:rsidR="00AA24CB" w:rsidRPr="0095272E" w:rsidDel="00476680">
          <w:rPr>
            <w:highlight w:val="yellow"/>
          </w:rPr>
          <w:delText>survival</w:delText>
        </w:r>
        <w:r w:rsidRPr="0095272E" w:rsidDel="00476680">
          <w:rPr>
            <w:highlight w:val="yellow"/>
          </w:rPr>
          <w:delText xml:space="preserve"> rate (what actually happened) to be inside the predicted range at </w:delText>
        </w:r>
        <w:r w:rsidRPr="0095272E" w:rsidDel="00476680">
          <w:rPr>
            <w:b/>
            <w:highlight w:val="yellow"/>
          </w:rPr>
          <w:delText>least 19 times out of 20</w:delText>
        </w:r>
        <w:r w:rsidRPr="0095272E" w:rsidDel="00476680">
          <w:rPr>
            <w:highlight w:val="yellow"/>
          </w:rPr>
          <w:delText xml:space="preserve">. From the picture, we can see that the scenario with 4 survivors happens 18 times out of 20, so </w:delText>
        </w:r>
        <w:r w:rsidRPr="0095272E" w:rsidDel="00476680">
          <w:rPr>
            <w:b/>
            <w:highlight w:val="yellow"/>
          </w:rPr>
          <w:delText>not</w:delText>
        </w:r>
        <w:r w:rsidRPr="0095272E" w:rsidDel="00476680">
          <w:rPr>
            <w:highlight w:val="yellow"/>
          </w:rPr>
          <w:delText xml:space="preserve"> often enough to be the only predicted outcome. </w:delText>
        </w:r>
        <w:r w:rsidR="005976F0" w:rsidRPr="0095272E" w:rsidDel="00476680">
          <w:rPr>
            <w:highlight w:val="yellow"/>
          </w:rPr>
          <w:delText>W</w:delText>
        </w:r>
        <w:r w:rsidRPr="0095272E" w:rsidDel="00476680">
          <w:rPr>
            <w:highlight w:val="yellow"/>
          </w:rPr>
          <w:delText xml:space="preserve">e need include the scenario of 3 survivors into the predicted range. The </w:delText>
        </w:r>
        <w:r w:rsidRPr="0095272E" w:rsidDel="00476680">
          <w:rPr>
            <w:b/>
            <w:highlight w:val="yellow"/>
          </w:rPr>
          <w:delText>predicted range is therefore set to 75% to 100% survival rate</w:delText>
        </w:r>
        <w:r w:rsidRPr="0095272E" w:rsidDel="00476680">
          <w:rPr>
            <w:highlight w:val="yellow"/>
          </w:rPr>
          <w:delText xml:space="preserve"> (corresponding to 3 to 4 survivors from 4 operations). </w:delText>
        </w:r>
        <w:commentRangeEnd w:id="76"/>
        <w:r w:rsidR="0055570B" w:rsidDel="00476680">
          <w:rPr>
            <w:rStyle w:val="CommentReference"/>
          </w:rPr>
          <w:commentReference w:id="76"/>
        </w:r>
      </w:del>
    </w:p>
    <w:p w14:paraId="5365ADBA" w14:textId="55582FB1" w:rsidR="00C15DCE" w:rsidRPr="0095272E" w:rsidDel="00476680" w:rsidRDefault="00C15DCE" w:rsidP="003143EF">
      <w:pPr>
        <w:rPr>
          <w:del w:id="78" w:author="Christina" w:date="2016-02-02T14:08:00Z"/>
          <w:highlight w:val="yellow"/>
        </w:rPr>
      </w:pPr>
    </w:p>
    <w:p w14:paraId="7EC69D7F" w14:textId="7FCC2F85" w:rsidR="00C15DCE" w:rsidRPr="0095272E" w:rsidDel="00476680" w:rsidRDefault="00C15DCE" w:rsidP="003143EF">
      <w:pPr>
        <w:rPr>
          <w:del w:id="79" w:author="Christina" w:date="2016-02-02T14:08:00Z"/>
          <w:highlight w:val="yellow"/>
        </w:rPr>
      </w:pPr>
      <w:del w:id="80" w:author="Christina" w:date="2016-02-02T14:08:00Z">
        <w:r w:rsidRPr="0095272E" w:rsidDel="00476680">
          <w:rPr>
            <w:highlight w:val="yellow"/>
          </w:rPr>
          <w:delText xml:space="preserve">Let’s now do the same thing for the 15 operations at Hospital B. </w:delText>
        </w:r>
      </w:del>
    </w:p>
    <w:p w14:paraId="249504AE" w14:textId="016C11B0" w:rsidR="00C651A5" w:rsidRPr="003F583F" w:rsidDel="00476680" w:rsidRDefault="00C15DCE" w:rsidP="00C15DCE">
      <w:pPr>
        <w:ind w:left="-851"/>
        <w:rPr>
          <w:del w:id="81" w:author="Christina" w:date="2016-02-02T14:08:00Z"/>
        </w:rPr>
      </w:pPr>
      <w:del w:id="82" w:author="Christina" w:date="2016-02-02T14:08:00Z">
        <w:r w:rsidRPr="003F583F" w:rsidDel="00476680">
          <w:rPr>
            <w:noProof/>
            <w:lang w:val="en-US"/>
          </w:rPr>
          <w:drawing>
            <wp:inline distT="0" distB="0" distL="0" distR="0" wp14:anchorId="0F808FFC" wp14:editId="52207663">
              <wp:extent cx="6176649" cy="3806456"/>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3917" cy="3810935"/>
                      </a:xfrm>
                      <a:prstGeom prst="rect">
                        <a:avLst/>
                      </a:prstGeom>
                      <a:noFill/>
                    </pic:spPr>
                  </pic:pic>
                </a:graphicData>
              </a:graphic>
            </wp:inline>
          </w:drawing>
        </w:r>
      </w:del>
    </w:p>
    <w:p w14:paraId="03E13E4A" w14:textId="29EF358D" w:rsidR="00FA481A" w:rsidRPr="003F583F" w:rsidDel="00476680" w:rsidRDefault="00FA481A" w:rsidP="003143EF">
      <w:pPr>
        <w:rPr>
          <w:del w:id="83" w:author="Christina" w:date="2016-02-02T14:08:00Z"/>
        </w:rPr>
      </w:pPr>
    </w:p>
    <w:p w14:paraId="731F3D66" w14:textId="0B3BE792" w:rsidR="00C15DCE" w:rsidRPr="003F583F" w:rsidDel="00476680" w:rsidRDefault="00AA24CB" w:rsidP="003143EF">
      <w:pPr>
        <w:rPr>
          <w:del w:id="84" w:author="Christina" w:date="2016-02-02T14:08:00Z"/>
        </w:rPr>
      </w:pPr>
      <w:bookmarkStart w:id="85" w:name="_Toc429482687"/>
      <w:del w:id="86" w:author="Christina" w:date="2016-02-02T14:08:00Z">
        <w:r w:rsidRPr="003F583F" w:rsidDel="00476680">
          <w:rPr>
            <w:highlight w:val="yellow"/>
          </w:rPr>
          <w:delText>This time we expect the scenario of 15 survivors to happen 13 times out of 20 and the scenario with 14 survivors to happen 6 times out 20, so overall we expect either scenario to happen 19 times out of 20. Thus, for hospital B,</w:delText>
        </w:r>
        <w:r w:rsidRPr="003F583F" w:rsidDel="00476680">
          <w:rPr>
            <w:b/>
            <w:highlight w:val="yellow"/>
          </w:rPr>
          <w:delText xml:space="preserve"> the predicted range is 93% to 100%</w:delText>
        </w:r>
        <w:r w:rsidRPr="003F583F" w:rsidDel="00476680">
          <w:rPr>
            <w:highlight w:val="yellow"/>
          </w:rPr>
          <w:delText xml:space="preserve"> </w:delText>
        </w:r>
        <w:r w:rsidRPr="003F583F" w:rsidDel="00476680">
          <w:rPr>
            <w:b/>
            <w:highlight w:val="yellow"/>
          </w:rPr>
          <w:delText>survival rate</w:delText>
        </w:r>
        <w:r w:rsidRPr="003F583F" w:rsidDel="00476680">
          <w:rPr>
            <w:highlight w:val="yellow"/>
          </w:rPr>
          <w:delText xml:space="preserve"> (corresponding to 14 to 15 survivors).</w:delText>
        </w:r>
        <w:r w:rsidRPr="003F583F" w:rsidDel="00476680">
          <w:delText xml:space="preserve"> </w:delText>
        </w:r>
      </w:del>
    </w:p>
    <w:p w14:paraId="10836BD1" w14:textId="142F7747" w:rsidR="00AA24CB" w:rsidRPr="0095272E" w:rsidDel="00476680" w:rsidRDefault="00AA24CB" w:rsidP="003143EF">
      <w:pPr>
        <w:rPr>
          <w:del w:id="87" w:author="Christina" w:date="2016-02-02T14:08:00Z"/>
          <w:highlight w:val="yellow"/>
        </w:rPr>
      </w:pPr>
    </w:p>
    <w:p w14:paraId="1CCBEAD9" w14:textId="71079C63" w:rsidR="00AA24CB" w:rsidDel="00476680" w:rsidRDefault="00AA24CB" w:rsidP="003143EF">
      <w:pPr>
        <w:rPr>
          <w:del w:id="88" w:author="Christina" w:date="2016-02-02T14:08:00Z"/>
        </w:rPr>
      </w:pPr>
      <w:del w:id="89" w:author="Christina" w:date="2016-02-02T14:08:00Z">
        <w:r w:rsidRPr="003F583F" w:rsidDel="00476680">
          <w:delText>The two predicted ranges for the hospitals are shown below and you can see that Hospital B has a much narrower predicted range. You could think of this feature of predicted ranges as being a reflection of the fact that the more operations a hospital does, the more information we have to make a judgement of the chances of survival at that hospitals, and so the more precise our predictions can be.</w:delText>
        </w:r>
        <w:r w:rsidDel="00476680">
          <w:delText xml:space="preserve"> </w:delText>
        </w:r>
      </w:del>
    </w:p>
    <w:p w14:paraId="55FD49F7" w14:textId="4C077B6C" w:rsidR="00AA24CB" w:rsidDel="00476680" w:rsidRDefault="00AA24CB" w:rsidP="003143EF">
      <w:pPr>
        <w:rPr>
          <w:del w:id="90" w:author="Christina" w:date="2016-02-02T14:08:00Z"/>
        </w:rPr>
      </w:pPr>
    </w:p>
    <w:p w14:paraId="710B7F57" w14:textId="432A2559" w:rsidR="00AA24CB" w:rsidDel="00476680" w:rsidRDefault="00AA24CB" w:rsidP="00AA24CB">
      <w:pPr>
        <w:ind w:left="-709"/>
        <w:rPr>
          <w:del w:id="91" w:author="Christina" w:date="2016-02-02T14:08:00Z"/>
        </w:rPr>
      </w:pPr>
      <w:del w:id="92" w:author="Christina" w:date="2016-02-02T14:08:00Z">
        <w:r w:rsidDel="00476680">
          <w:rPr>
            <w:noProof/>
            <w:lang w:val="en-US"/>
          </w:rPr>
          <w:drawing>
            <wp:inline distT="0" distB="0" distL="0" distR="0" wp14:anchorId="426A8483" wp14:editId="0B6A798C">
              <wp:extent cx="5977716" cy="50999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8588" cy="510918"/>
                      </a:xfrm>
                      <a:prstGeom prst="rect">
                        <a:avLst/>
                      </a:prstGeom>
                      <a:noFill/>
                    </pic:spPr>
                  </pic:pic>
                </a:graphicData>
              </a:graphic>
            </wp:inline>
          </w:drawing>
        </w:r>
      </w:del>
    </w:p>
    <w:p w14:paraId="61211B0C" w14:textId="42E79615" w:rsidR="00AA24CB" w:rsidRPr="00AA24CB" w:rsidDel="00476680" w:rsidRDefault="00AA24CB" w:rsidP="003143EF">
      <w:pPr>
        <w:rPr>
          <w:del w:id="93" w:author="Christina" w:date="2016-02-02T14:08:00Z"/>
        </w:rPr>
      </w:pPr>
    </w:p>
    <w:p w14:paraId="4E1791AC" w14:textId="2811B4FA" w:rsidR="00480DFF" w:rsidRPr="00480DFF" w:rsidRDefault="00480DFF" w:rsidP="003143EF">
      <w:del w:id="94" w:author="Christina" w:date="2016-02-02T14:08:00Z">
        <w:r w:rsidDel="00476680">
          <w:rPr>
            <w:b/>
          </w:rPr>
          <w:delText xml:space="preserve">NB </w:delText>
        </w:r>
        <w:r w:rsidDel="00476680">
          <w:delText>for a real hospital, children will not all have the same chances of survival because each child has a unique combination of medical condition, age, weight and other health problems.</w:delText>
        </w:r>
        <w:r w:rsidR="00A5653C" w:rsidDel="00476680">
          <w:delText xml:space="preserve"> </w:delText>
        </w:r>
        <w:r w:rsidR="001C2EC0" w:rsidRPr="00816118" w:rsidDel="00476680">
          <w:rPr>
            <w:highlight w:val="yellow"/>
          </w:rPr>
          <w:delText xml:space="preserve">This makes the calculation much more complex and researchers have been </w:delText>
        </w:r>
        <w:r w:rsidR="00A5653C" w:rsidDel="00476680">
          <w:rPr>
            <w:highlight w:val="yellow"/>
          </w:rPr>
          <w:delText>developing and improving this since ..x..</w:delText>
        </w:r>
        <w:r w:rsidR="001C2EC0" w:rsidRPr="00816118" w:rsidDel="00476680">
          <w:rPr>
            <w:highlight w:val="yellow"/>
          </w:rPr>
          <w:delText>.</w:delText>
        </w:r>
      </w:del>
    </w:p>
    <w:p w14:paraId="793C460D" w14:textId="77777777" w:rsidR="00480DFF" w:rsidRDefault="00480DFF" w:rsidP="003143EF">
      <w:pPr>
        <w:rPr>
          <w:b/>
        </w:rPr>
      </w:pPr>
    </w:p>
    <w:p w14:paraId="1858675F" w14:textId="77777777" w:rsidR="0004626F" w:rsidRPr="00FC27B1" w:rsidRDefault="006332FC" w:rsidP="003143EF">
      <w:pPr>
        <w:rPr>
          <w:b/>
        </w:rPr>
      </w:pPr>
      <w:r>
        <w:rPr>
          <w:b/>
        </w:rPr>
        <w:t xml:space="preserve">2.3 </w:t>
      </w:r>
      <w:r w:rsidR="00480DFF">
        <w:rPr>
          <w:b/>
        </w:rPr>
        <w:t>When looking at just one hospital, w</w:t>
      </w:r>
      <w:r w:rsidR="00707831" w:rsidRPr="00FC27B1">
        <w:rPr>
          <w:b/>
        </w:rPr>
        <w:t>hat does it mean</w:t>
      </w:r>
      <w:r w:rsidR="0004626F" w:rsidRPr="00FC27B1">
        <w:rPr>
          <w:b/>
        </w:rPr>
        <w:t xml:space="preserve"> if </w:t>
      </w:r>
      <w:r w:rsidR="00480DFF">
        <w:rPr>
          <w:b/>
        </w:rPr>
        <w:t>its</w:t>
      </w:r>
      <w:r w:rsidR="006E48FD" w:rsidRPr="00FC27B1">
        <w:rPr>
          <w:b/>
        </w:rPr>
        <w:t xml:space="preserve"> </w:t>
      </w:r>
      <w:r w:rsidR="00E45E0A">
        <w:rPr>
          <w:b/>
        </w:rPr>
        <w:t xml:space="preserve">observed </w:t>
      </w:r>
      <w:r w:rsidR="006E48FD" w:rsidRPr="00FC27B1">
        <w:rPr>
          <w:b/>
        </w:rPr>
        <w:t>survival</w:t>
      </w:r>
      <w:r w:rsidR="00E45E0A">
        <w:rPr>
          <w:b/>
        </w:rPr>
        <w:t xml:space="preserve"> rate</w:t>
      </w:r>
      <w:r w:rsidR="006E48FD" w:rsidRPr="00FC27B1">
        <w:rPr>
          <w:b/>
        </w:rPr>
        <w:t xml:space="preserve"> is</w:t>
      </w:r>
      <w:r w:rsidR="0004626F" w:rsidRPr="00FC27B1">
        <w:rPr>
          <w:b/>
        </w:rPr>
        <w:t xml:space="preserve"> out</w:t>
      </w:r>
      <w:r w:rsidR="006C43D6" w:rsidRPr="00FC27B1">
        <w:rPr>
          <w:b/>
        </w:rPr>
        <w:t>side</w:t>
      </w:r>
      <w:r w:rsidR="0004626F" w:rsidRPr="00FC27B1">
        <w:rPr>
          <w:b/>
        </w:rPr>
        <w:t xml:space="preserve"> </w:t>
      </w:r>
      <w:r w:rsidR="009C5995" w:rsidRPr="00FC27B1">
        <w:rPr>
          <w:b/>
        </w:rPr>
        <w:t xml:space="preserve">its </w:t>
      </w:r>
      <w:r w:rsidR="006E48FD" w:rsidRPr="00FC27B1">
        <w:rPr>
          <w:b/>
        </w:rPr>
        <w:t xml:space="preserve">predicted </w:t>
      </w:r>
      <w:r w:rsidR="009C5995" w:rsidRPr="00FC27B1">
        <w:rPr>
          <w:b/>
        </w:rPr>
        <w:t>range</w:t>
      </w:r>
      <w:r w:rsidR="0004626F" w:rsidRPr="00FC27B1">
        <w:rPr>
          <w:b/>
        </w:rPr>
        <w:t>?</w:t>
      </w:r>
      <w:bookmarkEnd w:id="85"/>
      <w:r w:rsidR="0004626F" w:rsidRPr="00FC27B1">
        <w:rPr>
          <w:b/>
        </w:rPr>
        <w:t xml:space="preserve"> </w:t>
      </w:r>
    </w:p>
    <w:p w14:paraId="12826ABA" w14:textId="77777777" w:rsidR="0004626F" w:rsidRDefault="0004626F" w:rsidP="003143EF"/>
    <w:p w14:paraId="3045126D" w14:textId="38312066" w:rsidR="00010CF0" w:rsidDel="005F02FB" w:rsidRDefault="00010CF0" w:rsidP="003143EF">
      <w:pPr>
        <w:rPr>
          <w:del w:id="95" w:author="Christina" w:date="2016-02-02T13:46:00Z"/>
        </w:rPr>
      </w:pPr>
      <w:del w:id="96" w:author="Christina" w:date="2016-02-02T13:46:00Z">
        <w:r w:rsidRPr="00526396" w:rsidDel="005F02FB">
          <w:delText>This is a difficult question and so the answer is a bit long!</w:delText>
        </w:r>
        <w:r w:rsidDel="005F02FB">
          <w:delText xml:space="preserve"> </w:delText>
        </w:r>
      </w:del>
    </w:p>
    <w:p w14:paraId="64E0A38E" w14:textId="77777777" w:rsidR="00010CF0" w:rsidRDefault="00010CF0" w:rsidP="003143EF"/>
    <w:p w14:paraId="18EF7520" w14:textId="1E5602F6" w:rsidR="00810ECB" w:rsidRDefault="00810ECB" w:rsidP="003143EF">
      <w:r>
        <w:t xml:space="preserve">There are three steps </w:t>
      </w:r>
      <w:r w:rsidR="00043E34">
        <w:t xml:space="preserve">that </w:t>
      </w:r>
      <w:r w:rsidR="00A5653C">
        <w:t xml:space="preserve">may </w:t>
      </w:r>
      <w:r w:rsidR="00043E34">
        <w:t>lead to</w:t>
      </w:r>
      <w:r>
        <w:t xml:space="preserve"> a hospital being outside its predict</w:t>
      </w:r>
      <w:r w:rsidR="00A5653C">
        <w:t>ed</w:t>
      </w:r>
      <w:r>
        <w:t xml:space="preserve"> range:</w:t>
      </w:r>
    </w:p>
    <w:p w14:paraId="356D0DBD" w14:textId="77777777" w:rsidR="00810ECB" w:rsidRDefault="00810ECB" w:rsidP="003143EF"/>
    <w:p w14:paraId="33B4DF95" w14:textId="2698B1C1" w:rsidR="00810ECB" w:rsidRDefault="00A5653C" w:rsidP="003143EF">
      <w:r>
        <w:t>Step 1: each</w:t>
      </w:r>
      <w:r w:rsidR="00810ECB">
        <w:t xml:space="preserve"> hospital and the Office of National Statistics supply data on each child to NICOR</w:t>
      </w:r>
    </w:p>
    <w:p w14:paraId="3CF21B64" w14:textId="77777777" w:rsidR="00810ECB" w:rsidRDefault="00810ECB" w:rsidP="003143EF"/>
    <w:p w14:paraId="2F119103" w14:textId="77777777" w:rsidR="00A5653C" w:rsidRPr="00816118" w:rsidRDefault="001C2EC0" w:rsidP="00A5653C">
      <w:pPr>
        <w:rPr>
          <w:i/>
        </w:rPr>
      </w:pPr>
      <w:r w:rsidRPr="00816118">
        <w:rPr>
          <w:i/>
        </w:rPr>
        <w:t xml:space="preserve">Although the data submitted is usually of very high quality, there will always be some mistakes in large and complex datasets. If a hospital submits data where some of the data is very wrong (for instance wrong weights are recorded) or missing, then this will result in a wrong predicted range. </w:t>
      </w:r>
    </w:p>
    <w:p w14:paraId="4FF4F715" w14:textId="77777777" w:rsidR="00A5653C" w:rsidRDefault="00A5653C" w:rsidP="003143EF"/>
    <w:p w14:paraId="03B7B60D" w14:textId="77777777" w:rsidR="00A5653C" w:rsidRDefault="00A5653C" w:rsidP="003143EF"/>
    <w:p w14:paraId="39CFC6E6" w14:textId="76A6A7B1" w:rsidR="00810ECB" w:rsidRDefault="00A5653C" w:rsidP="003143EF">
      <w:r>
        <w:t xml:space="preserve">Step </w:t>
      </w:r>
      <w:r w:rsidR="00810ECB">
        <w:t>2</w:t>
      </w:r>
      <w:r>
        <w:t xml:space="preserve">: </w:t>
      </w:r>
      <w:r w:rsidR="00810ECB">
        <w:t xml:space="preserve">the statistical formula is then applied to all </w:t>
      </w:r>
      <w:r>
        <w:t xml:space="preserve">operations at </w:t>
      </w:r>
      <w:r w:rsidR="00810ECB">
        <w:t xml:space="preserve">that hospital to calculate </w:t>
      </w:r>
      <w:r>
        <w:t>its</w:t>
      </w:r>
      <w:r w:rsidR="00810ECB">
        <w:t xml:space="preserve"> </w:t>
      </w:r>
      <w:r>
        <w:t xml:space="preserve">overall </w:t>
      </w:r>
      <w:r w:rsidR="00810ECB">
        <w:t xml:space="preserve">predicted range. </w:t>
      </w:r>
    </w:p>
    <w:p w14:paraId="730E258A" w14:textId="77777777" w:rsidR="00810ECB" w:rsidRDefault="00810ECB" w:rsidP="003143EF"/>
    <w:p w14:paraId="00C323FC" w14:textId="4FB4C67D" w:rsidR="00A5653C" w:rsidRPr="00816118" w:rsidRDefault="001C2EC0" w:rsidP="00A5653C">
      <w:pPr>
        <w:rPr>
          <w:i/>
        </w:rPr>
      </w:pPr>
      <w:r w:rsidRPr="00816118">
        <w:rPr>
          <w:i/>
        </w:rPr>
        <w:t xml:space="preserve">Although the statistical formula as is as good as we can currently get it, it is not perfect. There will always be unique features about a child that affect </w:t>
      </w:r>
      <w:r w:rsidR="00A5653C">
        <w:rPr>
          <w:i/>
        </w:rPr>
        <w:t xml:space="preserve">its </w:t>
      </w:r>
      <w:r w:rsidRPr="00816118">
        <w:rPr>
          <w:i/>
        </w:rPr>
        <w:t>chance of surviv</w:t>
      </w:r>
      <w:r w:rsidR="00A5653C">
        <w:rPr>
          <w:i/>
        </w:rPr>
        <w:t>al</w:t>
      </w:r>
      <w:r w:rsidRPr="00816118">
        <w:rPr>
          <w:i/>
        </w:rPr>
        <w:t xml:space="preserve"> that are not captured by routine data collection and so cannot be part of a formula. We will never be able to capture the whole medical picture of a child in a single formula! So, the predicted range is </w:t>
      </w:r>
      <w:r w:rsidR="00A5653C">
        <w:rPr>
          <w:i/>
        </w:rPr>
        <w:t>the</w:t>
      </w:r>
      <w:r w:rsidRPr="00816118">
        <w:rPr>
          <w:i/>
        </w:rPr>
        <w:t xml:space="preserve"> best </w:t>
      </w:r>
      <w:r w:rsidR="00A5653C">
        <w:rPr>
          <w:i/>
        </w:rPr>
        <w:t xml:space="preserve">possible </w:t>
      </w:r>
      <w:r w:rsidRPr="00816118">
        <w:rPr>
          <w:i/>
        </w:rPr>
        <w:t>guess for what the predicted range should be</w:t>
      </w:r>
      <w:ins w:id="97" w:author="Christina" w:date="2016-02-02T13:47:00Z">
        <w:r w:rsidR="005F02FB">
          <w:rPr>
            <w:i/>
          </w:rPr>
          <w:t xml:space="preserve"> and could be wrong</w:t>
        </w:r>
      </w:ins>
      <w:r w:rsidRPr="00816118">
        <w:rPr>
          <w:i/>
        </w:rPr>
        <w:t xml:space="preserve">. </w:t>
      </w:r>
    </w:p>
    <w:p w14:paraId="59482FF8" w14:textId="77777777" w:rsidR="00A5653C" w:rsidRDefault="00A5653C" w:rsidP="003143EF"/>
    <w:p w14:paraId="41652A7E" w14:textId="77777777" w:rsidR="00A5653C" w:rsidRDefault="00A5653C" w:rsidP="003143EF"/>
    <w:p w14:paraId="611BEA34" w14:textId="652F96A7" w:rsidR="00810ECB" w:rsidRDefault="00A5653C" w:rsidP="003143EF">
      <w:r>
        <w:t xml:space="preserve">Step </w:t>
      </w:r>
      <w:r w:rsidR="00810ECB">
        <w:t>3</w:t>
      </w:r>
      <w:r>
        <w:t xml:space="preserve">: </w:t>
      </w:r>
      <w:r w:rsidR="00810ECB">
        <w:t>“what actually happened” for each child is then used to calculate the observed survival rate for that hospital</w:t>
      </w:r>
      <w:ins w:id="98" w:author="Christina" w:date="2016-02-02T13:47:00Z">
        <w:r w:rsidR="005F02FB">
          <w:t xml:space="preserve"> and compared to the predicted range</w:t>
        </w:r>
      </w:ins>
      <w:r w:rsidR="00810ECB">
        <w:t>.</w:t>
      </w:r>
    </w:p>
    <w:p w14:paraId="06F4C335" w14:textId="77777777" w:rsidR="00810ECB" w:rsidRDefault="00810ECB" w:rsidP="003143EF"/>
    <w:p w14:paraId="76F17475" w14:textId="76202F3B" w:rsidR="00A5653C" w:rsidRPr="00816118" w:rsidRDefault="001C2EC0" w:rsidP="00A5653C">
      <w:pPr>
        <w:rPr>
          <w:i/>
        </w:rPr>
      </w:pPr>
      <w:r w:rsidRPr="00816118">
        <w:rPr>
          <w:i/>
        </w:rPr>
        <w:t xml:space="preserve">If the hospital’s data contains no errors and there’s no reason to think that the formula shouldn’t apply well to that hospital, then </w:t>
      </w:r>
      <w:del w:id="99" w:author="Christina" w:date="2016-02-02T13:48:00Z">
        <w:r w:rsidR="00ED5386" w:rsidRPr="003F583F" w:rsidDel="005F02FB">
          <w:rPr>
            <w:i/>
          </w:rPr>
          <w:delText>if the observed survival rate is outside the predicted range</w:delText>
        </w:r>
      </w:del>
      <w:r w:rsidR="00ED5386" w:rsidRPr="003F583F">
        <w:rPr>
          <w:i/>
        </w:rPr>
        <w:t xml:space="preserve">, </w:t>
      </w:r>
      <w:r w:rsidRPr="00816118">
        <w:rPr>
          <w:i/>
        </w:rPr>
        <w:t>we consider there is some or strong evidence that the chances of survival at that hospital are not as predicted</w:t>
      </w:r>
      <w:ins w:id="100" w:author="Christina" w:date="2016-02-02T13:48:00Z">
        <w:r w:rsidR="005F02FB">
          <w:rPr>
            <w:i/>
          </w:rPr>
          <w:t>, i</w:t>
        </w:r>
      </w:ins>
      <w:del w:id="101" w:author="Christina" w:date="2016-02-02T13:48:00Z">
        <w:r w:rsidRPr="00816118" w:rsidDel="005F02FB">
          <w:rPr>
            <w:i/>
          </w:rPr>
          <w:delText xml:space="preserve">. </w:delText>
        </w:r>
      </w:del>
      <w:ins w:id="102" w:author="Christina" w:date="2016-02-02T13:48:00Z">
        <w:r w:rsidR="005F02FB" w:rsidRPr="003F583F">
          <w:rPr>
            <w:i/>
          </w:rPr>
          <w:t>f the observed survival rate is outside the predicted range</w:t>
        </w:r>
      </w:ins>
    </w:p>
    <w:p w14:paraId="280DB327" w14:textId="77777777" w:rsidR="00A5653C" w:rsidRPr="00816118" w:rsidRDefault="00A5653C" w:rsidP="00A5653C">
      <w:pPr>
        <w:rPr>
          <w:i/>
        </w:rPr>
      </w:pPr>
    </w:p>
    <w:p w14:paraId="309EA261" w14:textId="77777777" w:rsidR="00A5653C" w:rsidRPr="00816118" w:rsidRDefault="001C2EC0" w:rsidP="00A5653C">
      <w:pPr>
        <w:rPr>
          <w:i/>
        </w:rPr>
      </w:pPr>
      <w:commentRangeStart w:id="103"/>
      <w:r w:rsidRPr="00816118">
        <w:rPr>
          <w:i/>
          <w:highlight w:val="yellow"/>
        </w:rPr>
        <w:t>The</w:t>
      </w:r>
      <w:commentRangeEnd w:id="103"/>
      <w:r w:rsidR="00ED5386">
        <w:rPr>
          <w:rStyle w:val="CommentReference"/>
        </w:rPr>
        <w:commentReference w:id="103"/>
      </w:r>
      <w:r w:rsidRPr="00816118">
        <w:rPr>
          <w:i/>
          <w:highlight w:val="yellow"/>
        </w:rPr>
        <w:t xml:space="preserve"> strength of the evidence depends on where the observed survival is compared to the extended range. If it is outside the central predicted range</w:t>
      </w:r>
      <w:r w:rsidR="009E70C9">
        <w:rPr>
          <w:i/>
          <w:highlight w:val="yellow"/>
        </w:rPr>
        <w:t xml:space="preserve"> </w:t>
      </w:r>
      <w:commentRangeStart w:id="104"/>
      <w:r w:rsidR="009E70C9">
        <w:rPr>
          <w:i/>
          <w:highlight w:val="yellow"/>
        </w:rPr>
        <w:t>(dark blue bar)</w:t>
      </w:r>
      <w:commentRangeEnd w:id="104"/>
      <w:r w:rsidR="009E70C9">
        <w:rPr>
          <w:rStyle w:val="CommentReference"/>
        </w:rPr>
        <w:commentReference w:id="104"/>
      </w:r>
      <w:r w:rsidRPr="00816118">
        <w:rPr>
          <w:i/>
          <w:highlight w:val="yellow"/>
        </w:rPr>
        <w:t xml:space="preserve"> but inside the extended range</w:t>
      </w:r>
      <w:r w:rsidR="009E70C9">
        <w:rPr>
          <w:i/>
          <w:highlight w:val="yellow"/>
        </w:rPr>
        <w:t xml:space="preserve"> (light blue bar)</w:t>
      </w:r>
      <w:r w:rsidRPr="00816118">
        <w:rPr>
          <w:i/>
          <w:highlight w:val="yellow"/>
        </w:rPr>
        <w:t xml:space="preserve"> (expected 998 out of a 1000 times) then this is considered moderate evidence. If the observed survival is outside the extended range (only expected to happen 2 times out of a 1000), then this is considered strong evidence.</w:t>
      </w:r>
      <w:r w:rsidRPr="00816118">
        <w:rPr>
          <w:i/>
        </w:rPr>
        <w:t xml:space="preserve"> </w:t>
      </w:r>
    </w:p>
    <w:p w14:paraId="50C83A74" w14:textId="77777777" w:rsidR="00A5653C" w:rsidRDefault="00A5653C" w:rsidP="003143EF"/>
    <w:p w14:paraId="187538AC" w14:textId="640BE19E" w:rsidR="003257DD" w:rsidRDefault="003257DD" w:rsidP="003143EF">
      <w:r w:rsidRPr="003257DD">
        <w:rPr>
          <w:highlight w:val="yellow"/>
        </w:rPr>
        <w:t>BETTER</w:t>
      </w:r>
      <w:r>
        <w:t>?</w:t>
      </w:r>
    </w:p>
    <w:p w14:paraId="2C775E77" w14:textId="5900A9B5" w:rsidR="00A5653C" w:rsidRDefault="003257DD" w:rsidP="003143EF">
      <w:r>
        <w:rPr>
          <w:noProof/>
          <w:lang w:val="en-US"/>
        </w:rPr>
        <w:lastRenderedPageBreak/>
        <w:drawing>
          <wp:inline distT="0" distB="0" distL="0" distR="0" wp14:anchorId="5F7C31B7" wp14:editId="612D0DBF">
            <wp:extent cx="4974289" cy="26011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8906" cy="2603515"/>
                    </a:xfrm>
                    <a:prstGeom prst="rect">
                      <a:avLst/>
                    </a:prstGeom>
                    <a:noFill/>
                  </pic:spPr>
                </pic:pic>
              </a:graphicData>
            </a:graphic>
          </wp:inline>
        </w:drawing>
      </w:r>
    </w:p>
    <w:p w14:paraId="48E3C630" w14:textId="77777777" w:rsidR="00CF18B8" w:rsidRDefault="00CF18B8" w:rsidP="003143EF"/>
    <w:p w14:paraId="435E07F1" w14:textId="77777777" w:rsidR="00CF18B8" w:rsidRDefault="00CF18B8" w:rsidP="003143EF"/>
    <w:p w14:paraId="73EED139" w14:textId="77777777" w:rsidR="00480DFF" w:rsidRDefault="00480DFF" w:rsidP="003143EF"/>
    <w:p w14:paraId="2BDD6780" w14:textId="3209452E" w:rsidR="00480DFF" w:rsidRDefault="006332FC" w:rsidP="003143EF">
      <w:r>
        <w:rPr>
          <w:b/>
        </w:rPr>
        <w:t xml:space="preserve">2.4 </w:t>
      </w:r>
      <w:r w:rsidR="00E45E0A">
        <w:rPr>
          <w:b/>
        </w:rPr>
        <w:t>W</w:t>
      </w:r>
      <w:r w:rsidR="00480DFF">
        <w:rPr>
          <w:b/>
        </w:rPr>
        <w:t>hen looking at ALL hospitals</w:t>
      </w:r>
      <w:ins w:id="105" w:author="Christina" w:date="2016-02-02T14:09:00Z">
        <w:r w:rsidR="0064036E" w:rsidRPr="0064036E">
          <w:t xml:space="preserve"> </w:t>
        </w:r>
        <w:proofErr w:type="gramStart"/>
        <w:r w:rsidR="0064036E" w:rsidRPr="0064036E">
          <w:rPr>
            <w:b/>
          </w:rPr>
          <w:t>simultaneously</w:t>
        </w:r>
        <w:r w:rsidR="0064036E">
          <w:rPr>
            <w:b/>
          </w:rPr>
          <w:t xml:space="preserve"> </w:t>
        </w:r>
      </w:ins>
      <w:r w:rsidR="00480DFF">
        <w:rPr>
          <w:b/>
        </w:rPr>
        <w:t>,</w:t>
      </w:r>
      <w:proofErr w:type="gramEnd"/>
      <w:r w:rsidR="00480DFF">
        <w:rPr>
          <w:b/>
        </w:rPr>
        <w:t xml:space="preserve"> w</w:t>
      </w:r>
      <w:r w:rsidR="00480DFF" w:rsidRPr="00FC27B1">
        <w:rPr>
          <w:b/>
        </w:rPr>
        <w:t xml:space="preserve">hat does it mean if </w:t>
      </w:r>
      <w:r w:rsidR="00480DFF">
        <w:rPr>
          <w:b/>
        </w:rPr>
        <w:t>any of the hospitals</w:t>
      </w:r>
      <w:r w:rsidR="00A71540">
        <w:rPr>
          <w:b/>
        </w:rPr>
        <w:t xml:space="preserve"> </w:t>
      </w:r>
      <w:r w:rsidR="00480DFF">
        <w:rPr>
          <w:b/>
        </w:rPr>
        <w:t>have a</w:t>
      </w:r>
      <w:r w:rsidR="00A71540">
        <w:rPr>
          <w:b/>
        </w:rPr>
        <w:t>n</w:t>
      </w:r>
      <w:r w:rsidR="00480DFF" w:rsidRPr="00FC27B1">
        <w:rPr>
          <w:b/>
        </w:rPr>
        <w:t xml:space="preserve"> </w:t>
      </w:r>
      <w:r w:rsidR="00E45E0A">
        <w:rPr>
          <w:b/>
        </w:rPr>
        <w:t xml:space="preserve">observed </w:t>
      </w:r>
      <w:r w:rsidR="00480DFF" w:rsidRPr="00FC27B1">
        <w:rPr>
          <w:b/>
        </w:rPr>
        <w:t>survival</w:t>
      </w:r>
      <w:r w:rsidR="00E45E0A">
        <w:rPr>
          <w:b/>
        </w:rPr>
        <w:t xml:space="preserve"> rate </w:t>
      </w:r>
      <w:r w:rsidR="00480DFF" w:rsidRPr="00FC27B1">
        <w:rPr>
          <w:b/>
        </w:rPr>
        <w:t xml:space="preserve">outside </w:t>
      </w:r>
      <w:r w:rsidR="00480DFF">
        <w:rPr>
          <w:b/>
        </w:rPr>
        <w:t>their</w:t>
      </w:r>
      <w:r w:rsidR="00480DFF" w:rsidRPr="00FC27B1">
        <w:rPr>
          <w:b/>
        </w:rPr>
        <w:t xml:space="preserve"> predicted range?</w:t>
      </w:r>
    </w:p>
    <w:p w14:paraId="67D873A3" w14:textId="77777777" w:rsidR="009C5995" w:rsidRDefault="009C5995" w:rsidP="003143EF"/>
    <w:p w14:paraId="75D921C2" w14:textId="7709ADEC" w:rsidR="006332FC" w:rsidRDefault="006332FC" w:rsidP="006332FC">
      <w:del w:id="106" w:author="Mike Pearson" w:date="2016-02-02T17:31:00Z">
        <w:r w:rsidDel="000212AE">
          <w:delText>If we wer</w:delText>
        </w:r>
        <w:r w:rsidR="009C6476" w:rsidDel="000212AE">
          <w:delText xml:space="preserve">e looking at </w:delText>
        </w:r>
        <w:r w:rsidR="00E45E0A" w:rsidDel="000212AE">
          <w:delText xml:space="preserve">only </w:delText>
        </w:r>
        <w:r w:rsidR="009C6476" w:rsidDel="000212AE">
          <w:delText xml:space="preserve">one hospital, we’d expect its </w:delText>
        </w:r>
        <w:r w:rsidR="00E45E0A" w:rsidDel="000212AE">
          <w:delText xml:space="preserve">observed </w:delText>
        </w:r>
        <w:r w:rsidR="009C6476" w:rsidDel="000212AE">
          <w:delText xml:space="preserve">survival </w:delText>
        </w:r>
        <w:r w:rsidR="00E45E0A" w:rsidDel="000212AE">
          <w:delText xml:space="preserve">rate </w:delText>
        </w:r>
        <w:r w:rsidR="009C6476" w:rsidDel="000212AE">
          <w:delText xml:space="preserve">to fall outside its predicted range </w:delText>
        </w:r>
        <w:r w:rsidR="00E45E0A" w:rsidDel="000212AE">
          <w:delText xml:space="preserve">rarely, only </w:delText>
        </w:r>
        <w:r w:rsidR="009C6476" w:rsidDel="000212AE">
          <w:delText xml:space="preserve">1 </w:delText>
        </w:r>
      </w:del>
      <w:ins w:id="107" w:author="Christina" w:date="2016-02-02T14:10:00Z">
        <w:del w:id="108" w:author="Mike Pearson" w:date="2016-02-02T17:31:00Z">
          <w:r w:rsidR="0064036E" w:rsidDel="000212AE">
            <w:delText xml:space="preserve">time </w:delText>
          </w:r>
        </w:del>
      </w:ins>
      <w:del w:id="109" w:author="Mike Pearson" w:date="2016-02-02T17:31:00Z">
        <w:r w:rsidR="009C6476" w:rsidDel="000212AE">
          <w:delText>in 20</w:delText>
        </w:r>
        <w:r w:rsidR="00E45E0A" w:rsidDel="000212AE">
          <w:delText xml:space="preserve"> times</w:delText>
        </w:r>
      </w:del>
      <w:ins w:id="110" w:author="Christina" w:date="2016-02-02T14:10:00Z">
        <w:del w:id="111" w:author="Mike Pearson" w:date="2016-02-02T17:31:00Z">
          <w:r w:rsidR="0064036E" w:rsidDel="000212AE">
            <w:delText>if chances of survival at the hospitals match the formula</w:delText>
          </w:r>
        </w:del>
      </w:ins>
      <w:ins w:id="112" w:author="Mike Pearson" w:date="2016-02-02T17:31:00Z">
        <w:r w:rsidR="000212AE">
          <w:t>.</w:t>
        </w:r>
      </w:ins>
      <w:ins w:id="113" w:author="Christina" w:date="2016-02-02T14:10:00Z">
        <w:r w:rsidR="0064036E">
          <w:tab/>
        </w:r>
      </w:ins>
      <w:r w:rsidR="009C6476">
        <w:t xml:space="preserve">. </w:t>
      </w:r>
    </w:p>
    <w:p w14:paraId="25F0FEBF" w14:textId="77777777" w:rsidR="009C6476" w:rsidRDefault="009C6476" w:rsidP="006332FC"/>
    <w:p w14:paraId="2969B530" w14:textId="77777777" w:rsidR="009C6476" w:rsidRDefault="009C6476" w:rsidP="006332FC">
      <w:commentRangeStart w:id="114"/>
      <w:r>
        <w:rPr>
          <w:noProof/>
          <w:lang w:val="en-US"/>
        </w:rPr>
        <w:drawing>
          <wp:inline distT="0" distB="0" distL="0" distR="0" wp14:anchorId="0EC5AF2D" wp14:editId="50DE177B">
            <wp:extent cx="5571460" cy="402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16" cy="402391"/>
                    </a:xfrm>
                    <a:prstGeom prst="rect">
                      <a:avLst/>
                    </a:prstGeom>
                    <a:noFill/>
                  </pic:spPr>
                </pic:pic>
              </a:graphicData>
            </a:graphic>
          </wp:inline>
        </w:drawing>
      </w:r>
      <w:commentRangeEnd w:id="114"/>
      <w:r w:rsidR="00E45E0A">
        <w:rPr>
          <w:rStyle w:val="CommentReference"/>
        </w:rPr>
        <w:commentReference w:id="114"/>
      </w:r>
    </w:p>
    <w:p w14:paraId="5758B712" w14:textId="77777777" w:rsidR="006332FC" w:rsidRDefault="006332FC" w:rsidP="006332FC"/>
    <w:p w14:paraId="01741611" w14:textId="566982A9" w:rsidR="00E45E0A" w:rsidRDefault="009C6476" w:rsidP="006332FC">
      <w:r>
        <w:t>BUT</w:t>
      </w:r>
      <w:r w:rsidR="006332FC">
        <w:t>, if we are looking at all 14 hospitals at once</w:t>
      </w:r>
      <w:r>
        <w:t>, we’d actually expect</w:t>
      </w:r>
      <w:r w:rsidR="006332FC">
        <w:t xml:space="preserve"> that at least one hospital will fall outside its range just by chance</w:t>
      </w:r>
      <w:r>
        <w:t xml:space="preserve"> about 8 times in 20</w:t>
      </w:r>
      <w:r w:rsidR="006332FC">
        <w:t>! This is similar to the difference between flipping one coin and flipping many: if I only flip one coin there is a 50% probability that I’ll get one head whereas if I flipped, say,  four coins in a row</w:t>
      </w:r>
      <w:r w:rsidR="00E45E0A">
        <w:t>,</w:t>
      </w:r>
      <w:r w:rsidR="006332FC">
        <w:t xml:space="preserve"> the probability of me getting at least one head in the four throws goes up to 94%.</w:t>
      </w:r>
      <w:r w:rsidR="00E45E0A">
        <w:t xml:space="preserve"> </w:t>
      </w:r>
    </w:p>
    <w:p w14:paraId="5D7F4C90" w14:textId="77777777" w:rsidR="00E45E0A" w:rsidRDefault="00E45E0A" w:rsidP="006332FC"/>
    <w:p w14:paraId="77A9079A" w14:textId="77777777" w:rsidR="006332FC" w:rsidRDefault="00E45E0A" w:rsidP="006332FC">
      <w:r>
        <w:t xml:space="preserve">8 times in 20 means that it is not that rare that </w:t>
      </w:r>
      <w:r w:rsidRPr="00816118">
        <w:rPr>
          <w:b/>
        </w:rPr>
        <w:t>any</w:t>
      </w:r>
      <w:r>
        <w:t xml:space="preserve"> one of these hospitals will have an observed survival rate that falls outside their predicted range. </w:t>
      </w:r>
    </w:p>
    <w:p w14:paraId="2A959BB4" w14:textId="77777777" w:rsidR="009C6476" w:rsidRDefault="009C6476" w:rsidP="006332FC"/>
    <w:p w14:paraId="48830C80" w14:textId="77777777" w:rsidR="009C6476" w:rsidRDefault="009C6476" w:rsidP="006332FC">
      <w:commentRangeStart w:id="115"/>
      <w:r>
        <w:rPr>
          <w:noProof/>
          <w:lang w:val="en-US"/>
        </w:rPr>
        <w:lastRenderedPageBreak/>
        <w:drawing>
          <wp:inline distT="0" distB="0" distL="0" distR="0" wp14:anchorId="7337A41F" wp14:editId="38A01C51">
            <wp:extent cx="5162959" cy="4506327"/>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0273" cy="4503982"/>
                    </a:xfrm>
                    <a:prstGeom prst="rect">
                      <a:avLst/>
                    </a:prstGeom>
                    <a:noFill/>
                  </pic:spPr>
                </pic:pic>
              </a:graphicData>
            </a:graphic>
          </wp:inline>
        </w:drawing>
      </w:r>
      <w:commentRangeEnd w:id="115"/>
      <w:r w:rsidR="00E45E0A">
        <w:rPr>
          <w:rStyle w:val="CommentReference"/>
        </w:rPr>
        <w:commentReference w:id="115"/>
      </w:r>
    </w:p>
    <w:p w14:paraId="6683689C" w14:textId="77777777" w:rsidR="006332FC" w:rsidRDefault="006332FC" w:rsidP="006332FC"/>
    <w:p w14:paraId="5A5107E8" w14:textId="28C66896" w:rsidR="006332FC" w:rsidRDefault="006332FC" w:rsidP="006332FC">
      <w:r>
        <w:t xml:space="preserve">So, on average, we’d anticipate </w:t>
      </w:r>
      <w:r w:rsidR="009C6476">
        <w:t xml:space="preserve">that about </w:t>
      </w:r>
      <w:r>
        <w:t>h</w:t>
      </w:r>
      <w:commentRangeStart w:id="116"/>
      <w:r>
        <w:t xml:space="preserve">alf </w:t>
      </w:r>
      <w:commentRangeStart w:id="117"/>
      <w:r w:rsidR="00E45E0A">
        <w:t xml:space="preserve">(8/20) </w:t>
      </w:r>
      <w:commentRangeEnd w:id="117"/>
      <w:r w:rsidR="00E45E0A">
        <w:rPr>
          <w:rStyle w:val="CommentReference"/>
        </w:rPr>
        <w:commentReference w:id="117"/>
      </w:r>
      <w:r>
        <w:t xml:space="preserve">of </w:t>
      </w:r>
      <w:commentRangeEnd w:id="116"/>
      <w:r w:rsidR="003257DD">
        <w:rPr>
          <w:rStyle w:val="CommentReference"/>
        </w:rPr>
        <w:commentReference w:id="116"/>
      </w:r>
      <w:r>
        <w:t xml:space="preserve">NICOR’s annual reports to have at least one </w:t>
      </w:r>
      <w:r w:rsidR="00E45E0A">
        <w:t xml:space="preserve">hospital </w:t>
      </w:r>
      <w:r>
        <w:t>outside its range, either above or below, by chance alone.</w:t>
      </w:r>
    </w:p>
    <w:p w14:paraId="71A923F3" w14:textId="77777777" w:rsidR="006332FC" w:rsidRDefault="006332FC" w:rsidP="006332FC"/>
    <w:p w14:paraId="00D504DC" w14:textId="4485C36C" w:rsidR="00480DFF" w:rsidRDefault="006332FC" w:rsidP="006332FC">
      <w:r>
        <w:t>Considering now the “</w:t>
      </w:r>
      <w:commentRangeStart w:id="118"/>
      <w:r>
        <w:t>extended predicted range”</w:t>
      </w:r>
      <w:r w:rsidR="00E45E0A">
        <w:t xml:space="preserve"> </w:t>
      </w:r>
      <w:commentRangeStart w:id="119"/>
      <w:r w:rsidR="00E45E0A">
        <w:t>(light blue bar)</w:t>
      </w:r>
      <w:commentRangeEnd w:id="119"/>
      <w:r w:rsidR="00E45E0A">
        <w:rPr>
          <w:rStyle w:val="CommentReference"/>
        </w:rPr>
        <w:commentReference w:id="119"/>
      </w:r>
      <w:r w:rsidR="00E45E0A">
        <w:t xml:space="preserve">. </w:t>
      </w:r>
      <w:commentRangeEnd w:id="118"/>
      <w:r w:rsidR="005D5941">
        <w:rPr>
          <w:rStyle w:val="CommentReference"/>
        </w:rPr>
        <w:commentReference w:id="118"/>
      </w:r>
      <w:r w:rsidR="00E45E0A">
        <w:t>I</w:t>
      </w:r>
      <w:r>
        <w:t xml:space="preserve">f we </w:t>
      </w:r>
      <w:r w:rsidR="00E45E0A">
        <w:t xml:space="preserve">look </w:t>
      </w:r>
      <w:r>
        <w:t>at all 14 hospitals at once</w:t>
      </w:r>
      <w:r w:rsidR="002C1149">
        <w:t>,</w:t>
      </w:r>
      <w:r>
        <w:t xml:space="preserve"> </w:t>
      </w:r>
      <w:r w:rsidR="009C6476">
        <w:t xml:space="preserve">we’d only expect one of them to be outside their extended range </w:t>
      </w:r>
      <w:r w:rsidR="005D5941">
        <w:t xml:space="preserve">very rarely, </w:t>
      </w:r>
      <w:r w:rsidR="009C6476">
        <w:t xml:space="preserve">less than 1 time in 20 (actually about 1 time in 30). </w:t>
      </w:r>
      <w:r>
        <w:t>This is why a hospital’s observed survival rate being outside the extended predicted range is considered strong evidence that the chances of a patient surviving at that hospital are different to what is expected.</w:t>
      </w:r>
    </w:p>
    <w:p w14:paraId="07282ED6" w14:textId="77777777" w:rsidR="00FC7786" w:rsidRDefault="00FC7786" w:rsidP="006332FC">
      <w:r>
        <w:rPr>
          <w:noProof/>
          <w:lang w:val="en-US"/>
        </w:rPr>
        <w:lastRenderedPageBreak/>
        <w:drawing>
          <wp:inline distT="0" distB="0" distL="0" distR="0" wp14:anchorId="716B2E5B" wp14:editId="37DE5E95">
            <wp:extent cx="4903605" cy="402974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8479" cy="4033746"/>
                    </a:xfrm>
                    <a:prstGeom prst="rect">
                      <a:avLst/>
                    </a:prstGeom>
                    <a:noFill/>
                  </pic:spPr>
                </pic:pic>
              </a:graphicData>
            </a:graphic>
          </wp:inline>
        </w:drawing>
      </w:r>
    </w:p>
    <w:p w14:paraId="2B998317" w14:textId="77777777" w:rsidR="00FC7786" w:rsidRDefault="00FC7786" w:rsidP="006332FC"/>
    <w:p w14:paraId="3B46C2F0" w14:textId="77777777" w:rsidR="009C6476" w:rsidRDefault="009C6476" w:rsidP="006332FC"/>
    <w:p w14:paraId="24B14E83" w14:textId="77777777" w:rsidR="006E48FD" w:rsidRPr="009C6476" w:rsidRDefault="008F3B4E" w:rsidP="003143EF">
      <w:pPr>
        <w:rPr>
          <w:b/>
        </w:rPr>
      </w:pPr>
      <w:r>
        <w:rPr>
          <w:b/>
        </w:rPr>
        <w:t xml:space="preserve">2.5 </w:t>
      </w:r>
      <w:r w:rsidR="006E48FD" w:rsidRPr="009C6476">
        <w:rPr>
          <w:b/>
        </w:rPr>
        <w:t>What</w:t>
      </w:r>
      <w:r>
        <w:rPr>
          <w:b/>
        </w:rPr>
        <w:t xml:space="preserve"> happens</w:t>
      </w:r>
      <w:r w:rsidR="006E48FD" w:rsidRPr="009C6476">
        <w:rPr>
          <w:b/>
        </w:rPr>
        <w:t xml:space="preserve"> if a hospital’s </w:t>
      </w:r>
      <w:r w:rsidR="00C5483D">
        <w:rPr>
          <w:b/>
        </w:rPr>
        <w:t xml:space="preserve">observed </w:t>
      </w:r>
      <w:r w:rsidR="006E48FD" w:rsidRPr="009C6476">
        <w:rPr>
          <w:b/>
        </w:rPr>
        <w:t>survival</w:t>
      </w:r>
      <w:r w:rsidR="00C5483D">
        <w:rPr>
          <w:b/>
        </w:rPr>
        <w:t xml:space="preserve"> rate</w:t>
      </w:r>
      <w:r w:rsidR="006E48FD" w:rsidRPr="009C6476">
        <w:rPr>
          <w:b/>
        </w:rPr>
        <w:t xml:space="preserve"> is outside its predicted range?</w:t>
      </w:r>
    </w:p>
    <w:p w14:paraId="411DC72A" w14:textId="77777777" w:rsidR="006E48FD" w:rsidRDefault="006E48FD" w:rsidP="003143EF"/>
    <w:p w14:paraId="2E6E6C5A" w14:textId="5CF0149F" w:rsidR="000A1343" w:rsidRDefault="00C5483D" w:rsidP="003143EF">
      <w:r>
        <w:t>For these cases, t</w:t>
      </w:r>
      <w:r w:rsidR="006E48FD">
        <w:t>he NHS and the national audit body</w:t>
      </w:r>
      <w:r w:rsidR="008F3B4E">
        <w:t xml:space="preserve">, NICOR, </w:t>
      </w:r>
      <w:r w:rsidR="006E48FD">
        <w:t xml:space="preserve">want to understand </w:t>
      </w:r>
      <w:r>
        <w:t xml:space="preserve">if there is a </w:t>
      </w:r>
      <w:proofErr w:type="gramStart"/>
      <w:r w:rsidR="008A27A4">
        <w:t xml:space="preserve">reason </w:t>
      </w:r>
      <w:r>
        <w:t xml:space="preserve"> </w:t>
      </w:r>
      <w:r w:rsidR="00AA0F9F">
        <w:t>why</w:t>
      </w:r>
      <w:proofErr w:type="gramEnd"/>
      <w:r w:rsidR="00AA0F9F">
        <w:t xml:space="preserve"> </w:t>
      </w:r>
      <w:r w:rsidR="002446F5">
        <w:t xml:space="preserve">a </w:t>
      </w:r>
      <w:r w:rsidR="00E92DA5">
        <w:t>hospital</w:t>
      </w:r>
      <w:r w:rsidR="002446F5">
        <w:t xml:space="preserve"> </w:t>
      </w:r>
      <w:r w:rsidR="00AA0F9F">
        <w:t xml:space="preserve">is </w:t>
      </w:r>
      <w:r w:rsidR="008F3B4E">
        <w:t>outside</w:t>
      </w:r>
      <w:r w:rsidR="002446F5">
        <w:t xml:space="preserve"> of </w:t>
      </w:r>
      <w:r w:rsidR="009C5995">
        <w:t>its range</w:t>
      </w:r>
      <w:r w:rsidR="000A5960">
        <w:t>.</w:t>
      </w:r>
      <w:r w:rsidR="002446F5">
        <w:t xml:space="preserve"> </w:t>
      </w:r>
    </w:p>
    <w:p w14:paraId="5D3F8738" w14:textId="77777777" w:rsidR="000A1343" w:rsidRDefault="000A1343" w:rsidP="003143EF"/>
    <w:p w14:paraId="693356F8" w14:textId="77777777" w:rsidR="008F3B4E" w:rsidRDefault="008F3B4E" w:rsidP="008F3B4E">
      <w:r>
        <w:t xml:space="preserve">Because NICOR always looks at all 14 hospitals at once, it is not that rare for any single hospital to be outside its </w:t>
      </w:r>
      <w:r w:rsidR="00687046">
        <w:t xml:space="preserve">main </w:t>
      </w:r>
      <w:r>
        <w:t>predicted range</w:t>
      </w:r>
      <w:r w:rsidR="00687046">
        <w:t xml:space="preserve"> but it is rare for any hospital to be outside its extended range</w:t>
      </w:r>
      <w:r>
        <w:t xml:space="preserve"> (</w:t>
      </w:r>
      <w:r w:rsidRPr="008F3B4E">
        <w:rPr>
          <w:color w:val="17365D" w:themeColor="text2" w:themeShade="BF"/>
          <w:u w:val="single"/>
        </w:rPr>
        <w:t>see also 2.</w:t>
      </w:r>
      <w:r>
        <w:rPr>
          <w:color w:val="17365D" w:themeColor="text2" w:themeShade="BF"/>
          <w:u w:val="single"/>
        </w:rPr>
        <w:t>4</w:t>
      </w:r>
      <w:r>
        <w:t>)</w:t>
      </w:r>
    </w:p>
    <w:p w14:paraId="719C49F3" w14:textId="77777777" w:rsidR="008F3B4E" w:rsidRDefault="008F3B4E" w:rsidP="003143EF"/>
    <w:p w14:paraId="13CDD1A9" w14:textId="77777777" w:rsidR="0004626F" w:rsidRDefault="00687046" w:rsidP="003143EF">
      <w:r>
        <w:t xml:space="preserve">If a hospital’s survival rate is </w:t>
      </w:r>
      <w:r w:rsidRPr="00687046">
        <w:rPr>
          <w:b/>
        </w:rPr>
        <w:t>below</w:t>
      </w:r>
      <w:r>
        <w:t xml:space="preserve"> its predicted range (either the main or extended), everyone wants to be sure </w:t>
      </w:r>
      <w:r w:rsidR="000A5960">
        <w:t xml:space="preserve">that there is </w:t>
      </w:r>
      <w:r>
        <w:t xml:space="preserve">not </w:t>
      </w:r>
      <w:r w:rsidR="000A5960">
        <w:t>a potential problem in the pathway of care</w:t>
      </w:r>
      <w:r>
        <w:t>.</w:t>
      </w:r>
      <w:r w:rsidR="000A5960">
        <w:t xml:space="preserve"> </w:t>
      </w:r>
      <w:r>
        <w:t>I</w:t>
      </w:r>
      <w:r w:rsidR="000A5960">
        <w:t>t is important to either rule this out or start to improve care if the national audit body decides that this is the reason.</w:t>
      </w:r>
      <w:r w:rsidR="002446F5">
        <w:t xml:space="preserve"> </w:t>
      </w:r>
    </w:p>
    <w:p w14:paraId="59F106E7" w14:textId="77777777" w:rsidR="00687046" w:rsidRDefault="00687046" w:rsidP="003143EF"/>
    <w:p w14:paraId="0EA2A2D7" w14:textId="77777777" w:rsidR="000A5960" w:rsidRDefault="000A5960" w:rsidP="003143EF">
      <w:r>
        <w:t xml:space="preserve">If a hospital survival </w:t>
      </w:r>
      <w:r w:rsidR="000A1343">
        <w:t xml:space="preserve">rate </w:t>
      </w:r>
      <w:r>
        <w:t xml:space="preserve">is </w:t>
      </w:r>
      <w:r w:rsidRPr="00CE7CCD">
        <w:t>below</w:t>
      </w:r>
      <w:r>
        <w:t xml:space="preserve"> the predicted range, </w:t>
      </w:r>
      <w:r w:rsidRPr="00010CF0">
        <w:t xml:space="preserve">the </w:t>
      </w:r>
      <w:hyperlink r:id="rId28" w:history="1">
        <w:r w:rsidRPr="000A5960">
          <w:rPr>
            <w:rStyle w:val="Hyperlink"/>
          </w:rPr>
          <w:t>National</w:t>
        </w:r>
        <w:bookmarkStart w:id="120" w:name="_GoBack"/>
        <w:bookmarkEnd w:id="120"/>
        <w:r w:rsidRPr="000A5960">
          <w:rPr>
            <w:rStyle w:val="Hyperlink"/>
          </w:rPr>
          <w:t xml:space="preserve"> Congenital Heart Disease Audit Steering Committee </w:t>
        </w:r>
      </w:hyperlink>
      <w:r>
        <w:t xml:space="preserve"> is notified</w:t>
      </w:r>
      <w:r w:rsidRPr="00010CF0">
        <w:t xml:space="preserve">. The </w:t>
      </w:r>
      <w:r>
        <w:t>Committee</w:t>
      </w:r>
      <w:r w:rsidRPr="00010CF0">
        <w:t xml:space="preserve"> in turn</w:t>
      </w:r>
      <w:r>
        <w:t xml:space="preserve"> </w:t>
      </w:r>
      <w:r w:rsidRPr="00010CF0">
        <w:t>notif</w:t>
      </w:r>
      <w:r>
        <w:t>ies</w:t>
      </w:r>
      <w:r w:rsidRPr="00010CF0">
        <w:t xml:space="preserve"> the Medical Director and the </w:t>
      </w:r>
      <w:r>
        <w:t xml:space="preserve">lead </w:t>
      </w:r>
      <w:r w:rsidRPr="00010CF0">
        <w:t>doctor</w:t>
      </w:r>
      <w:r>
        <w:t xml:space="preserve"> for </w:t>
      </w:r>
      <w:r w:rsidR="00B82FE2">
        <w:t>children’s heart surgery</w:t>
      </w:r>
      <w:r w:rsidRPr="00010CF0">
        <w:t xml:space="preserve"> at th</w:t>
      </w:r>
      <w:r w:rsidR="005B034C">
        <w:t>at</w:t>
      </w:r>
      <w:r w:rsidRPr="00010CF0">
        <w:t xml:space="preserve"> </w:t>
      </w:r>
      <w:r>
        <w:t>hospital</w:t>
      </w:r>
      <w:r w:rsidRPr="00010CF0">
        <w:t xml:space="preserve"> and a detailed examination of the </w:t>
      </w:r>
      <w:r>
        <w:t>hospital</w:t>
      </w:r>
      <w:r w:rsidRPr="00010CF0">
        <w:t xml:space="preserve">’s </w:t>
      </w:r>
      <w:r w:rsidR="00B82FE2">
        <w:t>data</w:t>
      </w:r>
      <w:r>
        <w:t xml:space="preserve"> takes place</w:t>
      </w:r>
      <w:r w:rsidR="00B82FE2">
        <w:t xml:space="preserve"> (</w:t>
      </w:r>
      <w:r w:rsidR="00B82FE2" w:rsidRPr="008F3B4E">
        <w:rPr>
          <w:color w:val="17365D" w:themeColor="text2" w:themeShade="BF"/>
          <w:u w:val="single"/>
        </w:rPr>
        <w:t>see also 2.</w:t>
      </w:r>
      <w:r w:rsidR="00B82FE2">
        <w:rPr>
          <w:color w:val="17365D" w:themeColor="text2" w:themeShade="BF"/>
          <w:u w:val="single"/>
        </w:rPr>
        <w:t>3</w:t>
      </w:r>
      <w:r w:rsidR="00B82FE2">
        <w:t>)</w:t>
      </w:r>
      <w:r w:rsidRPr="00010CF0">
        <w:t xml:space="preserve">. There are established </w:t>
      </w:r>
      <w:r>
        <w:t xml:space="preserve">and </w:t>
      </w:r>
      <w:hyperlink r:id="rId29" w:history="1">
        <w:r w:rsidRPr="00912947">
          <w:rPr>
            <w:rStyle w:val="Hyperlink"/>
          </w:rPr>
          <w:t>published procedures</w:t>
        </w:r>
      </w:hyperlink>
      <w:r w:rsidRPr="00010CF0">
        <w:t xml:space="preserve"> involving the Royal College of Surgeons and/or the </w:t>
      </w:r>
      <w:r w:rsidRPr="00943031">
        <w:t>Care Quality Commission</w:t>
      </w:r>
      <w:r w:rsidRPr="00010CF0">
        <w:t xml:space="preserve"> which can be put into action if the detailed assessment </w:t>
      </w:r>
      <w:r>
        <w:t>raises</w:t>
      </w:r>
      <w:r w:rsidRPr="00010CF0">
        <w:t xml:space="preserve"> concerns</w:t>
      </w:r>
      <w:r>
        <w:t xml:space="preserve"> about care. </w:t>
      </w:r>
    </w:p>
    <w:p w14:paraId="104DBA32" w14:textId="77777777" w:rsidR="00043E34" w:rsidRDefault="00043E34" w:rsidP="003143EF"/>
    <w:p w14:paraId="10ECCA76" w14:textId="77777777" w:rsidR="00043E34" w:rsidRDefault="00043E34" w:rsidP="003143EF">
      <w:r>
        <w:t>There are three main steps (</w:t>
      </w:r>
      <w:r w:rsidRPr="008F3B4E">
        <w:rPr>
          <w:color w:val="17365D" w:themeColor="text2" w:themeShade="BF"/>
          <w:u w:val="single"/>
        </w:rPr>
        <w:t>see also 2.</w:t>
      </w:r>
      <w:r>
        <w:rPr>
          <w:color w:val="17365D" w:themeColor="text2" w:themeShade="BF"/>
          <w:u w:val="single"/>
        </w:rPr>
        <w:t>3</w:t>
      </w:r>
      <w:r>
        <w:t>)</w:t>
      </w:r>
    </w:p>
    <w:p w14:paraId="671FD07B" w14:textId="77777777" w:rsidR="00043E34" w:rsidRDefault="00043E34" w:rsidP="003143EF"/>
    <w:p w14:paraId="4A8DE0B1" w14:textId="77777777" w:rsidR="00043E34" w:rsidRDefault="00043E34" w:rsidP="003143EF">
      <w:r>
        <w:lastRenderedPageBreak/>
        <w:t>Step 1. The hospital is asked to recheck the data it submitted for any errors.</w:t>
      </w:r>
    </w:p>
    <w:p w14:paraId="3FF1B041" w14:textId="77777777" w:rsidR="00043E34" w:rsidRDefault="00043E34" w:rsidP="003143EF"/>
    <w:p w14:paraId="3603922B" w14:textId="77777777" w:rsidR="00043E34" w:rsidRDefault="00043E34" w:rsidP="003143EF">
      <w:r>
        <w:t>Step 2. If corrected data still leads to the hospital being outside its range, analysts check to see whether the hospital treated some children that are unlikely to have had their survival chances accurately predicted by the formula. For instance, if the hospital treated children with particularly complex health problems that are not captured by the formula.</w:t>
      </w:r>
    </w:p>
    <w:p w14:paraId="420B4C52" w14:textId="77777777" w:rsidR="000A5960" w:rsidRDefault="000A5960" w:rsidP="003143EF"/>
    <w:p w14:paraId="467BB151" w14:textId="01540E9A" w:rsidR="00043E34" w:rsidRDefault="00043E34" w:rsidP="003143EF">
      <w:r>
        <w:t xml:space="preserve">Step 3. If the risk adjustment is considered adequate, then the hospital’s process of care </w:t>
      </w:r>
      <w:r w:rsidR="00AA0F9F">
        <w:t>is</w:t>
      </w:r>
      <w:r>
        <w:t xml:space="preserve"> examined. For instance, how are care decisions made? What are the surgical protocols? How is intensive care managed?</w:t>
      </w:r>
    </w:p>
    <w:p w14:paraId="124E4DDD" w14:textId="77777777" w:rsidR="00043E34" w:rsidRDefault="00043E34" w:rsidP="003143EF"/>
    <w:p w14:paraId="610DDE2A" w14:textId="77777777" w:rsidR="00B82FE2" w:rsidRDefault="000A5960" w:rsidP="003143EF">
      <w:r>
        <w:t xml:space="preserve">The report on individual instances like this would then be published online by </w:t>
      </w:r>
      <w:r w:rsidR="00B82FE2">
        <w:t>NICOR at the same time as the</w:t>
      </w:r>
      <w:r>
        <w:t xml:space="preserve"> Annual Report.</w:t>
      </w:r>
    </w:p>
    <w:p w14:paraId="6C10EB04" w14:textId="77777777" w:rsidR="000A5960" w:rsidRDefault="0016531E" w:rsidP="003143EF">
      <w:r>
        <w:t xml:space="preserve"> </w:t>
      </w:r>
    </w:p>
    <w:p w14:paraId="6014D8A9" w14:textId="77777777" w:rsidR="002F7194" w:rsidRDefault="002F7194" w:rsidP="00687046">
      <w:bookmarkStart w:id="121" w:name="_Toc429482690"/>
      <w:r>
        <w:rPr>
          <w:noProof/>
          <w:lang w:val="en-US"/>
        </w:rPr>
        <w:drawing>
          <wp:inline distT="0" distB="0" distL="0" distR="0" wp14:anchorId="68DF47FA" wp14:editId="58D93775">
            <wp:extent cx="5631695" cy="33172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2499" cy="3317683"/>
                    </a:xfrm>
                    <a:prstGeom prst="rect">
                      <a:avLst/>
                    </a:prstGeom>
                    <a:noFill/>
                  </pic:spPr>
                </pic:pic>
              </a:graphicData>
            </a:graphic>
          </wp:inline>
        </w:drawing>
      </w:r>
    </w:p>
    <w:p w14:paraId="1AC8ADEE" w14:textId="77777777" w:rsidR="002F7194" w:rsidRDefault="002F7194" w:rsidP="00687046"/>
    <w:p w14:paraId="1FC53178" w14:textId="77777777" w:rsidR="00687046" w:rsidRDefault="00687046" w:rsidP="00687046">
      <w:r>
        <w:t xml:space="preserve">If a hospital’s survival rate is </w:t>
      </w:r>
      <w:r w:rsidRPr="00687046">
        <w:rPr>
          <w:b/>
        </w:rPr>
        <w:t>above</w:t>
      </w:r>
      <w:r>
        <w:t xml:space="preserve"> its predicted range, we want to see if there is anything we can learn about best practice form that hospital so that it can be shared with other hospitals. </w:t>
      </w:r>
    </w:p>
    <w:p w14:paraId="6B07904C" w14:textId="77777777" w:rsidR="002F7194" w:rsidRDefault="002F7194" w:rsidP="00687046"/>
    <w:p w14:paraId="1C37AD4C" w14:textId="77777777" w:rsidR="002F7194" w:rsidRDefault="002F7194" w:rsidP="00687046"/>
    <w:p w14:paraId="1EFFEF7D" w14:textId="77777777" w:rsidR="00B82FE2" w:rsidRPr="00B82FE2" w:rsidRDefault="00B82FE2" w:rsidP="00B82FE2">
      <w:pPr>
        <w:rPr>
          <w:b/>
        </w:rPr>
      </w:pPr>
      <w:bookmarkStart w:id="122" w:name="_Toc429482693"/>
      <w:r w:rsidRPr="00B82FE2">
        <w:rPr>
          <w:b/>
        </w:rPr>
        <w:t>2.6 What is the risk adjustment method used by National Audit?</w:t>
      </w:r>
      <w:bookmarkEnd w:id="122"/>
      <w:r w:rsidRPr="00B82FE2">
        <w:rPr>
          <w:b/>
        </w:rPr>
        <w:t xml:space="preserve"> </w:t>
      </w:r>
    </w:p>
    <w:p w14:paraId="5B934EB3" w14:textId="77777777" w:rsidR="00687046" w:rsidRPr="00687046" w:rsidRDefault="00687046" w:rsidP="003143EF"/>
    <w:p w14:paraId="3D3EFD06" w14:textId="77777777" w:rsidR="00CE7CCD" w:rsidRDefault="00CE7CCD" w:rsidP="003143EF">
      <w:r>
        <w:t>The National Audit body</w:t>
      </w:r>
      <w:r w:rsidR="00B82FE2">
        <w:t>, NICOR,</w:t>
      </w:r>
      <w:r>
        <w:t xml:space="preserve"> uses a risk adjustment method developed by researchers at Great Ormond Street Hospital and University College London called </w:t>
      </w:r>
      <w:proofErr w:type="spellStart"/>
      <w:r>
        <w:t>PRAiS</w:t>
      </w:r>
      <w:proofErr w:type="spellEnd"/>
      <w:r>
        <w:t xml:space="preserve"> (Part</w:t>
      </w:r>
      <w:r w:rsidR="00B82FE2">
        <w:t>ial Risk Adjustment in Surgery) (</w:t>
      </w:r>
      <w:r w:rsidR="00B82FE2" w:rsidRPr="00B82FE2">
        <w:rPr>
          <w:color w:val="17365D" w:themeColor="text2" w:themeShade="BF"/>
          <w:u w:val="single"/>
        </w:rPr>
        <w:t>see also “What, Why, How” section</w:t>
      </w:r>
      <w:r w:rsidR="00B82FE2">
        <w:t>).</w:t>
      </w:r>
      <w:r>
        <w:t xml:space="preserve"> The underlying methodology of this method is published in the </w:t>
      </w:r>
      <w:hyperlink r:id="rId31" w:history="1">
        <w:r w:rsidRPr="002E4182">
          <w:rPr>
            <w:rStyle w:val="Hyperlink"/>
          </w:rPr>
          <w:t>academic literature</w:t>
        </w:r>
      </w:hyperlink>
      <w:r>
        <w:t xml:space="preserve"> if you are interested in learning more details. </w:t>
      </w:r>
    </w:p>
    <w:p w14:paraId="347D9A69" w14:textId="77777777" w:rsidR="00B82FE2" w:rsidRDefault="00B82FE2" w:rsidP="003143EF"/>
    <w:p w14:paraId="51996FB5" w14:textId="77777777" w:rsidR="00B82FE2" w:rsidRDefault="00B82FE2" w:rsidP="003143EF">
      <w:pPr>
        <w:rPr>
          <w:rFonts w:asciiTheme="majorHAnsi" w:eastAsiaTheme="majorEastAsia" w:hAnsiTheme="majorHAnsi" w:cstheme="majorBidi"/>
          <w:bCs/>
          <w:color w:val="1F497D" w:themeColor="text2"/>
          <w:sz w:val="26"/>
          <w:szCs w:val="26"/>
        </w:rPr>
      </w:pPr>
      <w:r w:rsidRPr="00B82FE2">
        <w:rPr>
          <w:highlight w:val="yellow"/>
        </w:rPr>
        <w:t xml:space="preserve">*** </w:t>
      </w:r>
      <w:proofErr w:type="gramStart"/>
      <w:r w:rsidRPr="00B82FE2">
        <w:rPr>
          <w:highlight w:val="yellow"/>
        </w:rPr>
        <w:t>picture</w:t>
      </w:r>
      <w:proofErr w:type="gramEnd"/>
      <w:r w:rsidRPr="00B82FE2">
        <w:rPr>
          <w:highlight w:val="yellow"/>
        </w:rPr>
        <w:t xml:space="preserve"> of formula churning away at </w:t>
      </w:r>
      <w:r>
        <w:rPr>
          <w:highlight w:val="yellow"/>
        </w:rPr>
        <w:t xml:space="preserve">PRAIS </w:t>
      </w:r>
      <w:r w:rsidRPr="00B82FE2">
        <w:rPr>
          <w:highlight w:val="yellow"/>
        </w:rPr>
        <w:t>risk factors?***</w:t>
      </w:r>
    </w:p>
    <w:p w14:paraId="065F4A20" w14:textId="77777777" w:rsidR="00FC27B1" w:rsidRDefault="00FC27B1" w:rsidP="003143EF">
      <w:bookmarkStart w:id="123" w:name="_Toc429482694"/>
    </w:p>
    <w:p w14:paraId="10AB5929" w14:textId="77777777" w:rsidR="00FC27B1" w:rsidRDefault="00B82FE2" w:rsidP="003143EF">
      <w:pPr>
        <w:rPr>
          <w:b/>
        </w:rPr>
      </w:pPr>
      <w:r>
        <w:rPr>
          <w:b/>
        </w:rPr>
        <w:lastRenderedPageBreak/>
        <w:t xml:space="preserve">3. </w:t>
      </w:r>
      <w:r w:rsidR="00FC27B1">
        <w:rPr>
          <w:b/>
        </w:rPr>
        <w:t>LIMITATIONS OF THESE RESULTS AND THE DATA</w:t>
      </w:r>
    </w:p>
    <w:p w14:paraId="188841D4" w14:textId="77777777" w:rsidR="00385453" w:rsidRDefault="00385453" w:rsidP="003143EF">
      <w:pPr>
        <w:rPr>
          <w:b/>
        </w:rPr>
      </w:pPr>
      <w:r w:rsidRPr="00385453">
        <w:rPr>
          <w:b/>
          <w:highlight w:val="yellow"/>
        </w:rPr>
        <w:t>*cannot think of any image ideas about this!!***</w:t>
      </w:r>
    </w:p>
    <w:p w14:paraId="3E5223E1" w14:textId="77777777" w:rsidR="00FC27B1" w:rsidRDefault="00FC27B1" w:rsidP="003143EF">
      <w:pPr>
        <w:rPr>
          <w:b/>
        </w:rPr>
      </w:pPr>
    </w:p>
    <w:p w14:paraId="70373B9D" w14:textId="77777777" w:rsidR="00CE7CCD" w:rsidRPr="00FC27B1" w:rsidRDefault="00B82FE2" w:rsidP="003143EF">
      <w:pPr>
        <w:rPr>
          <w:b/>
        </w:rPr>
      </w:pPr>
      <w:r>
        <w:rPr>
          <w:b/>
        </w:rPr>
        <w:t xml:space="preserve">3.1 </w:t>
      </w:r>
      <w:r w:rsidR="00CE7CCD" w:rsidRPr="00FC27B1">
        <w:rPr>
          <w:b/>
        </w:rPr>
        <w:t>Are there any limitations to risk adjustment?</w:t>
      </w:r>
      <w:bookmarkEnd w:id="123"/>
      <w:r w:rsidR="00CE7CCD" w:rsidRPr="00FC27B1">
        <w:rPr>
          <w:b/>
        </w:rPr>
        <w:t xml:space="preserve"> </w:t>
      </w:r>
    </w:p>
    <w:p w14:paraId="11F6DDD0" w14:textId="77777777" w:rsidR="00CE7CCD" w:rsidRPr="00D507C6" w:rsidRDefault="00CE7CCD" w:rsidP="003143EF"/>
    <w:p w14:paraId="46A83E11" w14:textId="47DC8D94" w:rsidR="00CE7CCD" w:rsidRDefault="00CE7CCD" w:rsidP="003143EF">
      <w:r>
        <w:t xml:space="preserve">Yes there are. Risk adjustment allows for fairer </w:t>
      </w:r>
      <w:r w:rsidR="005856CA">
        <w:t>assessment of a hospital’s observed survival rate by putting into context (</w:t>
      </w:r>
      <w:r w:rsidR="005856CA" w:rsidRPr="00B82FE2">
        <w:rPr>
          <w:color w:val="17365D" w:themeColor="text2" w:themeShade="BF"/>
          <w:u w:val="single"/>
        </w:rPr>
        <w:t>see also “What, Why, How” section</w:t>
      </w:r>
      <w:r w:rsidR="005856CA">
        <w:t>),</w:t>
      </w:r>
      <w:r>
        <w:t xml:space="preserve"> but it still cannot make it completely fair. It is always ‘partial’</w:t>
      </w:r>
      <w:commentRangeStart w:id="124"/>
      <w:r>
        <w:t xml:space="preserve"> </w:t>
      </w:r>
      <w:commentRangeStart w:id="125"/>
      <w:r>
        <w:t>a</w:t>
      </w:r>
      <w:r w:rsidR="00CC39A6">
        <w:t>s</w:t>
      </w:r>
      <w:commentRangeEnd w:id="125"/>
      <w:r w:rsidR="00CC39A6">
        <w:rPr>
          <w:rStyle w:val="CommentReference"/>
        </w:rPr>
        <w:commentReference w:id="125"/>
      </w:r>
      <w:commentRangeEnd w:id="124"/>
      <w:r w:rsidR="003257DD">
        <w:rPr>
          <w:rStyle w:val="CommentReference"/>
        </w:rPr>
        <w:commentReference w:id="124"/>
      </w:r>
      <w:r>
        <w:t xml:space="preserve"> there will always be </w:t>
      </w:r>
      <w:r w:rsidR="005856CA">
        <w:t>information about i</w:t>
      </w:r>
      <w:r>
        <w:t xml:space="preserve">mportant risk factors that are not routinely </w:t>
      </w:r>
      <w:r w:rsidR="005856CA">
        <w:t>collected</w:t>
      </w:r>
      <w:r>
        <w:t xml:space="preserve"> and so cannot be captured by risk adjustment methods</w:t>
      </w:r>
      <w:r w:rsidR="005856CA">
        <w:t xml:space="preserve"> (</w:t>
      </w:r>
      <w:r w:rsidR="005856CA" w:rsidRPr="008F3B4E">
        <w:rPr>
          <w:color w:val="17365D" w:themeColor="text2" w:themeShade="BF"/>
          <w:u w:val="single"/>
        </w:rPr>
        <w:t>see also 2.</w:t>
      </w:r>
      <w:r w:rsidR="005856CA">
        <w:rPr>
          <w:color w:val="17365D" w:themeColor="text2" w:themeShade="BF"/>
          <w:u w:val="single"/>
        </w:rPr>
        <w:t>3</w:t>
      </w:r>
      <w:r w:rsidR="005856CA">
        <w:t>)</w:t>
      </w:r>
      <w:r>
        <w:t xml:space="preserve">. </w:t>
      </w:r>
      <w:r w:rsidR="00CC39A6">
        <w:t>Additionally, a</w:t>
      </w:r>
      <w:r w:rsidR="005856CA">
        <w:t>ny statistical formula has to be</w:t>
      </w:r>
      <w:r>
        <w:t xml:space="preserve"> developed on </w:t>
      </w:r>
      <w:r w:rsidR="005856CA">
        <w:t>existing</w:t>
      </w:r>
      <w:r>
        <w:t xml:space="preserve"> data </w:t>
      </w:r>
      <w:r w:rsidR="005856CA">
        <w:t xml:space="preserve">and so the data will be </w:t>
      </w:r>
      <w:r>
        <w:t>typica</w:t>
      </w:r>
      <w:r w:rsidR="005856CA">
        <w:t xml:space="preserve">lly at least a year out of date. So risk adjustment </w:t>
      </w:r>
      <w:r>
        <w:t xml:space="preserve">cannot adjust or account for future changes to the way data is collected (for instance more complete data) or </w:t>
      </w:r>
      <w:r w:rsidR="005856CA">
        <w:t>new methods</w:t>
      </w:r>
      <w:r>
        <w:t xml:space="preserve"> of surgical or medical management. </w:t>
      </w:r>
      <w:r w:rsidR="005856CA">
        <w:t xml:space="preserve">Often, these statistical formulas are updated every few years with more up to date (in 2016, we updated </w:t>
      </w:r>
      <w:proofErr w:type="spellStart"/>
      <w:r w:rsidR="005856CA">
        <w:t>PRAiS</w:t>
      </w:r>
      <w:proofErr w:type="spellEnd"/>
      <w:r w:rsidR="005856CA">
        <w:t xml:space="preserve"> for the third time). </w:t>
      </w:r>
    </w:p>
    <w:p w14:paraId="3F61F349" w14:textId="77777777" w:rsidR="00B82FE2" w:rsidRDefault="00B82FE2" w:rsidP="003143EF"/>
    <w:p w14:paraId="2BBEFA95" w14:textId="77777777" w:rsidR="00D5149F" w:rsidRPr="005856CA" w:rsidRDefault="005856CA" w:rsidP="003143EF">
      <w:pPr>
        <w:rPr>
          <w:b/>
        </w:rPr>
      </w:pPr>
      <w:r w:rsidRPr="005856CA">
        <w:rPr>
          <w:b/>
        </w:rPr>
        <w:t xml:space="preserve">3.2 </w:t>
      </w:r>
      <w:r w:rsidR="005A088A" w:rsidRPr="005856CA">
        <w:rPr>
          <w:b/>
        </w:rPr>
        <w:t xml:space="preserve">How </w:t>
      </w:r>
      <w:r w:rsidR="004F1C27" w:rsidRPr="005856CA">
        <w:rPr>
          <w:b/>
        </w:rPr>
        <w:t xml:space="preserve">reliable </w:t>
      </w:r>
      <w:r w:rsidR="0081181E" w:rsidRPr="005856CA">
        <w:rPr>
          <w:b/>
        </w:rPr>
        <w:t>are</w:t>
      </w:r>
      <w:r w:rsidR="004F1C27" w:rsidRPr="005856CA">
        <w:rPr>
          <w:b/>
        </w:rPr>
        <w:t xml:space="preserve"> </w:t>
      </w:r>
      <w:r w:rsidR="006D1F77" w:rsidRPr="005856CA">
        <w:rPr>
          <w:b/>
        </w:rPr>
        <w:t xml:space="preserve">the </w:t>
      </w:r>
      <w:r w:rsidR="005A088A" w:rsidRPr="005856CA">
        <w:rPr>
          <w:b/>
        </w:rPr>
        <w:t>data?</w:t>
      </w:r>
      <w:bookmarkEnd w:id="121"/>
    </w:p>
    <w:p w14:paraId="589FEF68" w14:textId="77777777" w:rsidR="005A088A" w:rsidRDefault="005A088A" w:rsidP="003143EF"/>
    <w:p w14:paraId="0AB05B5A" w14:textId="77777777" w:rsidR="005A088A" w:rsidRDefault="005A088A" w:rsidP="003143EF">
      <w:r>
        <w:t xml:space="preserve">The data come from the National Institute for Cardiovascular Outcomes Research (UCL NICOR) which collects national data for the National Heart Disease Audits. All hospitals performing heart surgery in children </w:t>
      </w:r>
      <w:r w:rsidR="005856CA">
        <w:t>must</w:t>
      </w:r>
      <w:r>
        <w:t xml:space="preserve"> submit their data in a standard format to NICOR</w:t>
      </w:r>
      <w:r w:rsidR="0081181E">
        <w:t>.</w:t>
      </w:r>
      <w:r>
        <w:t xml:space="preserve"> </w:t>
      </w:r>
      <w:r w:rsidR="0081181E">
        <w:t>All</w:t>
      </w:r>
      <w:r>
        <w:t xml:space="preserve"> hospitals are independently audit</w:t>
      </w:r>
      <w:r w:rsidR="00C612C2">
        <w:t>ed</w:t>
      </w:r>
      <w:r>
        <w:t xml:space="preserve"> </w:t>
      </w:r>
      <w:r w:rsidR="009969E9">
        <w:t xml:space="preserve">each year </w:t>
      </w:r>
      <w:r w:rsidR="006F4DC8">
        <w:t>to check th</w:t>
      </w:r>
      <w:r w:rsidR="005856CA">
        <w:t>e quality of the data submitted</w:t>
      </w:r>
      <w:r>
        <w:t xml:space="preserve">. </w:t>
      </w:r>
    </w:p>
    <w:p w14:paraId="2AAD34C2" w14:textId="77777777" w:rsidR="00654296" w:rsidRDefault="00654296" w:rsidP="003143EF"/>
    <w:p w14:paraId="51CDBEA2" w14:textId="77777777" w:rsidR="00654296" w:rsidRDefault="006F4DC8" w:rsidP="003143EF">
      <w:r>
        <w:t>So, t</w:t>
      </w:r>
      <w:r w:rsidR="00654296">
        <w:t xml:space="preserve">he data </w:t>
      </w:r>
      <w:r w:rsidR="0081181E">
        <w:t>are</w:t>
      </w:r>
      <w:r w:rsidR="00654296">
        <w:t xml:space="preserve"> of high quality</w:t>
      </w:r>
      <w:r w:rsidR="0081181E">
        <w:t xml:space="preserve">. While </w:t>
      </w:r>
      <w:r w:rsidR="00654296">
        <w:t>no large dataset</w:t>
      </w:r>
      <w:r w:rsidR="0081181E">
        <w:t xml:space="preserve"> is</w:t>
      </w:r>
      <w:r w:rsidR="00654296">
        <w:t xml:space="preserve"> perfect</w:t>
      </w:r>
      <w:r w:rsidR="0081181E">
        <w:t xml:space="preserve"> (</w:t>
      </w:r>
      <w:r w:rsidR="00654296">
        <w:t>it is inevitable that a few records will not be 100% accurate</w:t>
      </w:r>
      <w:r w:rsidR="0081181E">
        <w:t>)</w:t>
      </w:r>
      <w:r w:rsidR="00654296">
        <w:t xml:space="preserve">, this dataset is among the </w:t>
      </w:r>
      <w:r w:rsidR="008A27A4">
        <w:t>most detailed and complete</w:t>
      </w:r>
      <w:r w:rsidR="00654296">
        <w:t xml:space="preserve"> in the world for </w:t>
      </w:r>
      <w:r w:rsidR="006D1F77">
        <w:t>children’s heart surgery</w:t>
      </w:r>
      <w:r w:rsidR="00654296">
        <w:t xml:space="preserve">. </w:t>
      </w:r>
    </w:p>
    <w:p w14:paraId="5D17239E" w14:textId="77777777" w:rsidR="00FC27B1" w:rsidRDefault="00FC27B1" w:rsidP="003143EF">
      <w:pPr>
        <w:rPr>
          <w:b/>
        </w:rPr>
      </w:pPr>
      <w:bookmarkStart w:id="126" w:name="_Toc429482691"/>
    </w:p>
    <w:p w14:paraId="5BBE4B46" w14:textId="77777777" w:rsidR="0004626F" w:rsidRPr="00FC27B1" w:rsidRDefault="005856CA" w:rsidP="003143EF">
      <w:pPr>
        <w:rPr>
          <w:b/>
        </w:rPr>
      </w:pPr>
      <w:r>
        <w:rPr>
          <w:b/>
        </w:rPr>
        <w:t xml:space="preserve">3.3 </w:t>
      </w:r>
      <w:r w:rsidR="00654296" w:rsidRPr="00FC27B1">
        <w:rPr>
          <w:b/>
        </w:rPr>
        <w:t>What are the limitations of the data?</w:t>
      </w:r>
      <w:bookmarkEnd w:id="126"/>
      <w:r w:rsidR="00654296" w:rsidRPr="00FC27B1">
        <w:rPr>
          <w:b/>
        </w:rPr>
        <w:t xml:space="preserve"> </w:t>
      </w:r>
    </w:p>
    <w:p w14:paraId="2E5AA555" w14:textId="77777777" w:rsidR="00654296" w:rsidRDefault="00654296" w:rsidP="003143EF"/>
    <w:p w14:paraId="66856CBE" w14:textId="77777777" w:rsidR="00654296" w:rsidRDefault="00FE13AE" w:rsidP="003143EF">
      <w:r>
        <w:t xml:space="preserve">Apart from occasional inaccuracies in the data, there </w:t>
      </w:r>
      <w:r w:rsidR="000320C0">
        <w:t>are other limits to what the data can tell us about surgery outcomes.</w:t>
      </w:r>
      <w:r>
        <w:t xml:space="preserve"> There are </w:t>
      </w:r>
      <w:proofErr w:type="gramStart"/>
      <w:r>
        <w:t>risk</w:t>
      </w:r>
      <w:proofErr w:type="gramEnd"/>
      <w:r>
        <w:t xml:space="preserve"> factors not routinely collected </w:t>
      </w:r>
      <w:commentRangeStart w:id="127"/>
      <w:r>
        <w:t xml:space="preserve">(for instance the size </w:t>
      </w:r>
      <w:r w:rsidR="005856CA">
        <w:t>of a hole in the heart</w:t>
      </w:r>
      <w:r>
        <w:t xml:space="preserve">) </w:t>
      </w:r>
      <w:r w:rsidR="006F4DC8">
        <w:t xml:space="preserve">which </w:t>
      </w:r>
      <w:commentRangeEnd w:id="127"/>
      <w:r w:rsidR="005664D9">
        <w:rPr>
          <w:rStyle w:val="CommentReference"/>
        </w:rPr>
        <w:commentReference w:id="127"/>
      </w:r>
      <w:r w:rsidR="006F4DC8">
        <w:t>means th</w:t>
      </w:r>
      <w:r w:rsidR="00CB02D8">
        <w:t>ese</w:t>
      </w:r>
      <w:r>
        <w:t xml:space="preserve"> cannot be accounted </w:t>
      </w:r>
      <w:r w:rsidR="009969E9">
        <w:t xml:space="preserve">for </w:t>
      </w:r>
      <w:r w:rsidR="00DE5B32">
        <w:t xml:space="preserve">in </w:t>
      </w:r>
      <w:r w:rsidR="006D1F77">
        <w:t xml:space="preserve">our statistical </w:t>
      </w:r>
      <w:r w:rsidR="005856CA">
        <w:t>formula</w:t>
      </w:r>
      <w:r>
        <w:t xml:space="preserve">. </w:t>
      </w:r>
    </w:p>
    <w:p w14:paraId="27A99E13" w14:textId="77777777" w:rsidR="00BC6B5B" w:rsidRDefault="00BC6B5B" w:rsidP="003143EF"/>
    <w:p w14:paraId="31220BB4" w14:textId="77777777" w:rsidR="00BC6B5B" w:rsidRDefault="00BC6B5B" w:rsidP="003143EF">
      <w:r>
        <w:t>These data are also</w:t>
      </w:r>
      <w:r w:rsidR="00C612C2">
        <w:t xml:space="preserve"> </w:t>
      </w:r>
      <w:r>
        <w:t xml:space="preserve">snapshots in time of what happened at </w:t>
      </w:r>
      <w:r w:rsidR="006D1F77">
        <w:t>each</w:t>
      </w:r>
      <w:r>
        <w:t xml:space="preserve"> </w:t>
      </w:r>
      <w:r w:rsidR="009969E9">
        <w:t xml:space="preserve">specialist </w:t>
      </w:r>
      <w:r w:rsidR="00E92DA5">
        <w:t>hospital</w:t>
      </w:r>
      <w:r w:rsidR="00C612C2">
        <w:t xml:space="preserve">. A </w:t>
      </w:r>
      <w:r w:rsidR="008A27A4">
        <w:t xml:space="preserve">number of </w:t>
      </w:r>
      <w:r>
        <w:t xml:space="preserve">particularly challenging </w:t>
      </w:r>
      <w:r w:rsidR="008A27A4">
        <w:t>patients</w:t>
      </w:r>
      <w:r w:rsidR="007A1159">
        <w:t xml:space="preserve"> </w:t>
      </w:r>
      <w:r w:rsidR="006D1F77">
        <w:t xml:space="preserve">one year </w:t>
      </w:r>
      <w:r w:rsidR="00DE5B32">
        <w:t>(in ways not accounted for in</w:t>
      </w:r>
      <w:r w:rsidR="006D1F77">
        <w:t xml:space="preserve"> our prediction</w:t>
      </w:r>
      <w:r w:rsidR="00DE5B32">
        <w:t xml:space="preserve">) </w:t>
      </w:r>
      <w:r>
        <w:t xml:space="preserve">or a run of </w:t>
      </w:r>
      <w:r w:rsidR="002B70DF">
        <w:t>chance factors</w:t>
      </w:r>
      <w:r>
        <w:t xml:space="preserve"> could cause a</w:t>
      </w:r>
      <w:r w:rsidR="00DE5B32">
        <w:t xml:space="preserve"> very good</w:t>
      </w:r>
      <w:r>
        <w:t xml:space="preserve"> </w:t>
      </w:r>
      <w:r w:rsidR="00E92DA5">
        <w:t>hospital</w:t>
      </w:r>
      <w:r>
        <w:t xml:space="preserve"> to have worse outcomes than </w:t>
      </w:r>
      <w:r w:rsidR="006D1F77">
        <w:t>predicted</w:t>
      </w:r>
      <w:r>
        <w:t xml:space="preserve">. </w:t>
      </w:r>
      <w:r w:rsidR="00D036EA">
        <w:t xml:space="preserve">So </w:t>
      </w:r>
      <w:r>
        <w:t xml:space="preserve">we need to be careful about reading too much into any single </w:t>
      </w:r>
      <w:r w:rsidR="006D1F77">
        <w:t>time period</w:t>
      </w:r>
      <w:r>
        <w:t xml:space="preserve">. </w:t>
      </w:r>
    </w:p>
    <w:p w14:paraId="0227D934" w14:textId="77777777" w:rsidR="00FC27B1" w:rsidRDefault="00FC27B1" w:rsidP="003143EF">
      <w:bookmarkStart w:id="128" w:name="_Toc429482692"/>
    </w:p>
    <w:p w14:paraId="4DC44714" w14:textId="77777777" w:rsidR="00BC6B5B" w:rsidRPr="00FC27B1" w:rsidRDefault="005856CA" w:rsidP="003143EF">
      <w:pPr>
        <w:rPr>
          <w:b/>
        </w:rPr>
      </w:pPr>
      <w:r>
        <w:rPr>
          <w:b/>
        </w:rPr>
        <w:t xml:space="preserve">3.4 </w:t>
      </w:r>
      <w:r w:rsidR="00244FC9" w:rsidRPr="00FC27B1">
        <w:rPr>
          <w:b/>
        </w:rPr>
        <w:t>What about</w:t>
      </w:r>
      <w:r w:rsidR="00CE7CCD" w:rsidRPr="00FC27B1">
        <w:rPr>
          <w:b/>
        </w:rPr>
        <w:t xml:space="preserve"> longer term survival</w:t>
      </w:r>
      <w:r>
        <w:rPr>
          <w:b/>
        </w:rPr>
        <w:t xml:space="preserve"> and</w:t>
      </w:r>
      <w:r w:rsidR="00244FC9" w:rsidRPr="00FC27B1">
        <w:rPr>
          <w:b/>
        </w:rPr>
        <w:t xml:space="preserve"> quality of life?</w:t>
      </w:r>
      <w:bookmarkEnd w:id="128"/>
      <w:r w:rsidR="00BC6B5B" w:rsidRPr="00FC27B1">
        <w:rPr>
          <w:b/>
        </w:rPr>
        <w:t xml:space="preserve"> </w:t>
      </w:r>
    </w:p>
    <w:p w14:paraId="7DE7A407" w14:textId="77777777" w:rsidR="00BC6B5B" w:rsidRDefault="00BC6B5B" w:rsidP="003143EF"/>
    <w:p w14:paraId="3A8CA89D" w14:textId="77777777" w:rsidR="009372F0" w:rsidRDefault="005856CA" w:rsidP="003143EF">
      <w:r>
        <w:t>National audit data at the moment (as of 2016)</w:t>
      </w:r>
      <w:r w:rsidR="00F423D2">
        <w:t xml:space="preserve"> only looks at what happens shortly after surgery</w:t>
      </w:r>
      <w:r w:rsidR="009372F0">
        <w:t>. The</w:t>
      </w:r>
      <w:r w:rsidR="007A1159">
        <w:t>se</w:t>
      </w:r>
      <w:r w:rsidR="009372F0">
        <w:t xml:space="preserve"> data cannot tell us about longer term (e.g. </w:t>
      </w:r>
      <w:r w:rsidR="009969E9">
        <w:t xml:space="preserve">90 day, 1 year or </w:t>
      </w:r>
      <w:r w:rsidR="009372F0">
        <w:t>5 year) survival</w:t>
      </w:r>
      <w:r w:rsidR="009969E9">
        <w:t>,</w:t>
      </w:r>
      <w:r w:rsidR="009372F0">
        <w:t xml:space="preserve"> or other outcomes such as post-surgery complication rates or the impact of surgery on the child or their family. </w:t>
      </w:r>
      <w:r w:rsidR="00A17BC6">
        <w:t xml:space="preserve">There is a lot of </w:t>
      </w:r>
      <w:hyperlink r:id="rId32" w:history="1">
        <w:r w:rsidR="00A17BC6" w:rsidRPr="002F2B1D">
          <w:rPr>
            <w:rStyle w:val="Hyperlink"/>
          </w:rPr>
          <w:t>active research</w:t>
        </w:r>
      </w:hyperlink>
      <w:r w:rsidR="00A17BC6">
        <w:t xml:space="preserve"> going right now (due to finish around 2018) investigating how to capture, interpret and publish longer term survival and complication rates so hopefully this information will be available in the next 5 years.</w:t>
      </w:r>
    </w:p>
    <w:p w14:paraId="412D637B" w14:textId="77777777" w:rsidR="009372F0" w:rsidRDefault="009372F0" w:rsidP="003143EF"/>
    <w:p w14:paraId="054E345D" w14:textId="77777777" w:rsidR="00F423D2" w:rsidRDefault="006D7BA2" w:rsidP="003143EF">
      <w:r>
        <w:t>The data also can’t</w:t>
      </w:r>
      <w:r w:rsidR="00CB02D8">
        <w:t xml:space="preserve"> t</w:t>
      </w:r>
      <w:r w:rsidR="00F423D2">
        <w:t xml:space="preserve">ell us about how or why a </w:t>
      </w:r>
      <w:r w:rsidR="00E92DA5">
        <w:t>hospital</w:t>
      </w:r>
      <w:r w:rsidR="00F423D2">
        <w:t xml:space="preserve"> achieved the recorded results</w:t>
      </w:r>
      <w:r w:rsidR="00CB02D8">
        <w:t>,</w:t>
      </w:r>
      <w:r w:rsidR="00BF3A8A">
        <w:t xml:space="preserve"> so it cannot</w:t>
      </w:r>
      <w:r w:rsidR="00CB02D8">
        <w:t xml:space="preserve">, by itself, </w:t>
      </w:r>
      <w:r w:rsidR="00BF3A8A">
        <w:t xml:space="preserve">tell us whether one </w:t>
      </w:r>
      <w:r w:rsidR="00E92DA5">
        <w:t>hospital</w:t>
      </w:r>
      <w:r w:rsidR="00BF3A8A">
        <w:t xml:space="preserve"> offers better or worse quality care than any other. The</w:t>
      </w:r>
      <w:r w:rsidR="009372F0">
        <w:t>se</w:t>
      </w:r>
      <w:r w:rsidR="00BF3A8A">
        <w:t xml:space="preserve"> data</w:t>
      </w:r>
      <w:r w:rsidR="00F423D2">
        <w:t xml:space="preserve"> cannot tell you what the results are likely to be next year. It also cannot tell us anything about what happens to children who never get operated on for whatever reason, since data on these children is not </w:t>
      </w:r>
      <w:r w:rsidR="009969E9">
        <w:t xml:space="preserve">currently </w:t>
      </w:r>
      <w:r w:rsidR="00F423D2">
        <w:t xml:space="preserve">submitted to national audit. </w:t>
      </w:r>
    </w:p>
    <w:p w14:paraId="243B7CA0" w14:textId="77777777" w:rsidR="00FC27B1" w:rsidRDefault="00FC27B1" w:rsidP="003143EF">
      <w:bookmarkStart w:id="129" w:name="_Toc429482688"/>
    </w:p>
    <w:p w14:paraId="1928B961" w14:textId="77777777" w:rsidR="00FC27B1" w:rsidRDefault="006D7BA2" w:rsidP="003143EF">
      <w:pPr>
        <w:rPr>
          <w:b/>
        </w:rPr>
      </w:pPr>
      <w:r>
        <w:rPr>
          <w:b/>
        </w:rPr>
        <w:t xml:space="preserve">4. </w:t>
      </w:r>
      <w:r w:rsidR="00FC27B1">
        <w:rPr>
          <w:b/>
        </w:rPr>
        <w:t>MY FAMILY OR CHILD</w:t>
      </w:r>
    </w:p>
    <w:p w14:paraId="4A5C7B01" w14:textId="77777777" w:rsidR="00FC27B1" w:rsidRDefault="00FC27B1" w:rsidP="003143EF">
      <w:pPr>
        <w:rPr>
          <w:b/>
        </w:rPr>
      </w:pPr>
    </w:p>
    <w:p w14:paraId="58E7BB1D" w14:textId="77777777" w:rsidR="00CE7CCD" w:rsidRPr="00FC27B1" w:rsidRDefault="006D7BA2" w:rsidP="003143EF">
      <w:pPr>
        <w:rPr>
          <w:b/>
        </w:rPr>
      </w:pPr>
      <w:r>
        <w:rPr>
          <w:b/>
        </w:rPr>
        <w:t xml:space="preserve">4.1 </w:t>
      </w:r>
      <w:r w:rsidR="00CE7CCD" w:rsidRPr="00FC27B1">
        <w:rPr>
          <w:b/>
        </w:rPr>
        <w:t>Which hospital should I go to?</w:t>
      </w:r>
      <w:bookmarkEnd w:id="129"/>
    </w:p>
    <w:p w14:paraId="4D023B00" w14:textId="77777777" w:rsidR="00CE7CCD" w:rsidRDefault="00CE7CCD" w:rsidP="003143EF"/>
    <w:p w14:paraId="699E4551" w14:textId="77777777" w:rsidR="00CE7CCD" w:rsidRDefault="00CE7CCD" w:rsidP="003143EF">
      <w:r>
        <w:t>You can use the national audit data to see how the different hospitals</w:t>
      </w:r>
      <w:r w:rsidR="006D7BA2">
        <w:t>’ observed survival rate</w:t>
      </w:r>
      <w:r>
        <w:t xml:space="preserve"> </w:t>
      </w:r>
      <w:r w:rsidR="006D7BA2">
        <w:t>compares</w:t>
      </w:r>
      <w:r>
        <w:t xml:space="preserve"> to </w:t>
      </w:r>
      <w:r w:rsidR="006D7BA2">
        <w:t>their predicted range</w:t>
      </w:r>
      <w:r>
        <w:t xml:space="preserve"> for a particular time period. You can also use the </w:t>
      </w:r>
      <w:hyperlink r:id="rId33" w:history="1">
        <w:r w:rsidRPr="006D7BA2">
          <w:rPr>
            <w:rStyle w:val="Hyperlink"/>
          </w:rPr>
          <w:t>national audit website</w:t>
        </w:r>
      </w:hyperlink>
      <w:r>
        <w:t xml:space="preserve"> to explore how many operations of each type a hospital does and survival outcomes for each of these. However, this cannot, in itself, tell you which hospital you should go to and does not provide proof that one hospital is “better” than any other. The safety or otherwise of a hospital </w:t>
      </w:r>
      <w:r w:rsidRPr="00EF7A05">
        <w:t>cannot</w:t>
      </w:r>
      <w:r>
        <w:t xml:space="preserve"> be determined from survival data alone.</w:t>
      </w:r>
    </w:p>
    <w:p w14:paraId="77D617DA" w14:textId="77777777" w:rsidR="00CE7CCD" w:rsidRDefault="00CE7CCD" w:rsidP="003143EF"/>
    <w:p w14:paraId="6B5E07D2" w14:textId="77777777" w:rsidR="00CE7CCD" w:rsidRDefault="00CE7CCD" w:rsidP="003143EF">
      <w:r>
        <w:t>When considering which hospital, there are many factors to take into account, including how well the clinical team know your child and his or her medical history, any particular medical issues that your child has (for instance, some hospitals specialise in treating children with a particular problem) and how far the hospital is from your home.</w:t>
      </w:r>
    </w:p>
    <w:p w14:paraId="115EE66C" w14:textId="77777777" w:rsidR="00CE7CCD" w:rsidRDefault="00CE7CCD" w:rsidP="003143EF"/>
    <w:p w14:paraId="00BA7CB4" w14:textId="77777777" w:rsidR="00CE7CCD" w:rsidRDefault="00CE7CCD" w:rsidP="003143EF">
      <w:r>
        <w:t xml:space="preserve">You should discuss your child’s care with their specialist cardiologist to determine what the best treatment option is for your child. </w:t>
      </w:r>
    </w:p>
    <w:p w14:paraId="0D4EB31A" w14:textId="77777777" w:rsidR="006D7BA2" w:rsidRPr="006D7BA2" w:rsidRDefault="006D7BA2" w:rsidP="003143EF">
      <w:pPr>
        <w:rPr>
          <w:rFonts w:cs="Arial"/>
        </w:rPr>
      </w:pPr>
    </w:p>
    <w:p w14:paraId="1F399848" w14:textId="77777777" w:rsidR="006D7BA2" w:rsidRPr="006D7BA2" w:rsidRDefault="006D7BA2" w:rsidP="003143EF">
      <w:pPr>
        <w:rPr>
          <w:rFonts w:cs="Arial"/>
        </w:rPr>
      </w:pPr>
      <w:r w:rsidRPr="006D7BA2">
        <w:rPr>
          <w:rFonts w:cs="Arial"/>
          <w:color w:val="333333"/>
          <w:shd w:val="clear" w:color="auto" w:fill="FFFFFF"/>
        </w:rPr>
        <w:t>You can also access the support available from national charities such as the</w:t>
      </w:r>
      <w:r w:rsidRPr="006D7BA2">
        <w:rPr>
          <w:rStyle w:val="apple-converted-space"/>
          <w:rFonts w:cs="Arial"/>
          <w:color w:val="333333"/>
          <w:shd w:val="clear" w:color="auto" w:fill="FFFFFF"/>
        </w:rPr>
        <w:t> </w:t>
      </w:r>
      <w:hyperlink r:id="rId34" w:history="1">
        <w:r w:rsidRPr="006D7BA2">
          <w:rPr>
            <w:rStyle w:val="Hyperlink"/>
            <w:rFonts w:cs="Arial"/>
            <w:color w:val="337AB7"/>
            <w:shd w:val="clear" w:color="auto" w:fill="FFFFFF"/>
          </w:rPr>
          <w:t>Children’s Heart Federation</w:t>
        </w:r>
      </w:hyperlink>
      <w:r w:rsidRPr="006D7BA2">
        <w:rPr>
          <w:rStyle w:val="apple-converted-space"/>
          <w:rFonts w:cs="Arial"/>
          <w:color w:val="333333"/>
          <w:shd w:val="clear" w:color="auto" w:fill="FFFFFF"/>
        </w:rPr>
        <w:t> </w:t>
      </w:r>
      <w:r w:rsidRPr="006D7BA2">
        <w:rPr>
          <w:rFonts w:cs="Arial"/>
          <w:color w:val="333333"/>
          <w:shd w:val="clear" w:color="auto" w:fill="FFFFFF"/>
        </w:rPr>
        <w:t>or</w:t>
      </w:r>
      <w:r w:rsidRPr="006D7BA2">
        <w:rPr>
          <w:rStyle w:val="apple-converted-space"/>
          <w:rFonts w:cs="Arial"/>
          <w:color w:val="333333"/>
          <w:shd w:val="clear" w:color="auto" w:fill="FFFFFF"/>
        </w:rPr>
        <w:t> </w:t>
      </w:r>
      <w:hyperlink r:id="rId35" w:history="1">
        <w:r w:rsidRPr="006D7BA2">
          <w:rPr>
            <w:rStyle w:val="Hyperlink"/>
            <w:rFonts w:cs="Arial"/>
            <w:color w:val="337AB7"/>
            <w:shd w:val="clear" w:color="auto" w:fill="FFFFFF"/>
          </w:rPr>
          <w:t>Little Hearts Matter</w:t>
        </w:r>
      </w:hyperlink>
      <w:r w:rsidRPr="006D7BA2">
        <w:rPr>
          <w:rStyle w:val="apple-converted-space"/>
          <w:rFonts w:cs="Arial"/>
          <w:color w:val="333333"/>
          <w:shd w:val="clear" w:color="auto" w:fill="FFFFFF"/>
        </w:rPr>
        <w:t> </w:t>
      </w:r>
      <w:r w:rsidRPr="006D7BA2">
        <w:rPr>
          <w:rFonts w:cs="Arial"/>
          <w:color w:val="333333"/>
          <w:shd w:val="clear" w:color="auto" w:fill="FFFFFF"/>
        </w:rPr>
        <w:t>or local charities for your specialist children’s hospital (hospital map tab for individual hospital charities). These guides on</w:t>
      </w:r>
      <w:r w:rsidRPr="006D7BA2">
        <w:rPr>
          <w:rStyle w:val="apple-converted-space"/>
          <w:rFonts w:cs="Arial"/>
          <w:color w:val="333333"/>
          <w:shd w:val="clear" w:color="auto" w:fill="FFFFFF"/>
        </w:rPr>
        <w:t> </w:t>
      </w:r>
      <w:hyperlink r:id="rId36" w:history="1">
        <w:r w:rsidRPr="006D7BA2">
          <w:rPr>
            <w:rStyle w:val="Hyperlink"/>
            <w:rFonts w:cs="Arial"/>
            <w:color w:val="337AB7"/>
            <w:shd w:val="clear" w:color="auto" w:fill="FFFFFF"/>
          </w:rPr>
          <w:t>speaking to your child’s surgeon</w:t>
        </w:r>
      </w:hyperlink>
      <w:r w:rsidRPr="006D7BA2">
        <w:rPr>
          <w:rStyle w:val="apple-converted-space"/>
          <w:rFonts w:cs="Arial"/>
          <w:color w:val="333333"/>
          <w:shd w:val="clear" w:color="auto" w:fill="FFFFFF"/>
        </w:rPr>
        <w:t> </w:t>
      </w:r>
      <w:r w:rsidRPr="006D7BA2">
        <w:rPr>
          <w:rFonts w:cs="Arial"/>
          <w:color w:val="333333"/>
          <w:shd w:val="clear" w:color="auto" w:fill="FFFFFF"/>
        </w:rPr>
        <w:t>or</w:t>
      </w:r>
      <w:r w:rsidRPr="006D7BA2">
        <w:rPr>
          <w:rStyle w:val="apple-converted-space"/>
          <w:rFonts w:cs="Arial"/>
          <w:color w:val="333333"/>
          <w:shd w:val="clear" w:color="auto" w:fill="FFFFFF"/>
        </w:rPr>
        <w:t> </w:t>
      </w:r>
      <w:hyperlink r:id="rId37" w:history="1">
        <w:r w:rsidRPr="006D7BA2">
          <w:rPr>
            <w:rStyle w:val="Hyperlink"/>
            <w:rFonts w:cs="Arial"/>
            <w:color w:val="337AB7"/>
            <w:shd w:val="clear" w:color="auto" w:fill="FFFFFF"/>
          </w:rPr>
          <w:t>seeking a second opinion</w:t>
        </w:r>
      </w:hyperlink>
      <w:r w:rsidRPr="006D7BA2">
        <w:rPr>
          <w:rFonts w:cs="Arial"/>
          <w:color w:val="333333"/>
          <w:shd w:val="clear" w:color="auto" w:fill="FFFFFF"/>
        </w:rPr>
        <w:t>, written by the Children’s Heart Federation, might also be helpful.</w:t>
      </w:r>
    </w:p>
    <w:p w14:paraId="7F93CB18" w14:textId="77777777" w:rsidR="00FC27B1" w:rsidRDefault="00FC27B1" w:rsidP="003143EF">
      <w:bookmarkStart w:id="130" w:name="_Toc429482689"/>
    </w:p>
    <w:p w14:paraId="63E36478" w14:textId="77777777" w:rsidR="00CE7CCD" w:rsidRPr="00FC27B1" w:rsidRDefault="006D7BA2" w:rsidP="003143EF">
      <w:pPr>
        <w:rPr>
          <w:b/>
        </w:rPr>
      </w:pPr>
      <w:r>
        <w:rPr>
          <w:b/>
        </w:rPr>
        <w:t xml:space="preserve">4.2 </w:t>
      </w:r>
      <w:r w:rsidR="00CE7CCD" w:rsidRPr="00FC27B1">
        <w:rPr>
          <w:b/>
        </w:rPr>
        <w:t>Can the published data tell me about the risks for my child?</w:t>
      </w:r>
      <w:bookmarkEnd w:id="130"/>
    </w:p>
    <w:p w14:paraId="259244DC" w14:textId="77777777" w:rsidR="00CE7CCD" w:rsidRDefault="00CE7CCD" w:rsidP="003143EF"/>
    <w:p w14:paraId="776869A9" w14:textId="77777777" w:rsidR="006D7BA2" w:rsidRDefault="00CE7CCD" w:rsidP="006D7BA2">
      <w:pPr>
        <w:rPr>
          <w:rFonts w:cs="Arial"/>
          <w:color w:val="333333"/>
          <w:shd w:val="clear" w:color="auto" w:fill="FFFFFF"/>
        </w:rPr>
      </w:pPr>
      <w:r>
        <w:t xml:space="preserve">No, the published data </w:t>
      </w:r>
      <w:r w:rsidR="006D7BA2">
        <w:t xml:space="preserve">should not be used like that </w:t>
      </w:r>
      <w:r>
        <w:t xml:space="preserve">– </w:t>
      </w:r>
      <w:r w:rsidR="006D7BA2">
        <w:t xml:space="preserve">the risk for your child will </w:t>
      </w:r>
      <w:r>
        <w:t>depend on other factors that are not necessarily captured in the national data</w:t>
      </w:r>
      <w:r w:rsidR="006D7BA2">
        <w:t xml:space="preserve"> but that are known to the clinical team treating him or her</w:t>
      </w:r>
      <w:r>
        <w:t xml:space="preserve">. Your child’s specialist cardiologist and/or cardiac surgeon will be able to discuss this with you. </w:t>
      </w:r>
      <w:r w:rsidR="006D7BA2" w:rsidRPr="006D7BA2">
        <w:rPr>
          <w:rFonts w:cs="Arial"/>
          <w:color w:val="333333"/>
          <w:shd w:val="clear" w:color="auto" w:fill="FFFFFF"/>
        </w:rPr>
        <w:t>These guides on</w:t>
      </w:r>
      <w:r w:rsidR="006D7BA2" w:rsidRPr="006D7BA2">
        <w:rPr>
          <w:rStyle w:val="apple-converted-space"/>
          <w:rFonts w:cs="Arial"/>
          <w:color w:val="333333"/>
          <w:shd w:val="clear" w:color="auto" w:fill="FFFFFF"/>
        </w:rPr>
        <w:t> </w:t>
      </w:r>
      <w:hyperlink r:id="rId38" w:history="1">
        <w:r w:rsidR="006D7BA2" w:rsidRPr="006D7BA2">
          <w:rPr>
            <w:rStyle w:val="Hyperlink"/>
            <w:rFonts w:cs="Arial"/>
            <w:color w:val="337AB7"/>
            <w:shd w:val="clear" w:color="auto" w:fill="FFFFFF"/>
          </w:rPr>
          <w:t>speaking to your child’s surgeon</w:t>
        </w:r>
      </w:hyperlink>
      <w:r w:rsidR="006D7BA2" w:rsidRPr="006D7BA2">
        <w:rPr>
          <w:rStyle w:val="apple-converted-space"/>
          <w:rFonts w:cs="Arial"/>
          <w:color w:val="333333"/>
          <w:shd w:val="clear" w:color="auto" w:fill="FFFFFF"/>
        </w:rPr>
        <w:t> </w:t>
      </w:r>
      <w:r w:rsidR="006D7BA2" w:rsidRPr="006D7BA2">
        <w:rPr>
          <w:rFonts w:cs="Arial"/>
          <w:color w:val="333333"/>
          <w:shd w:val="clear" w:color="auto" w:fill="FFFFFF"/>
        </w:rPr>
        <w:t>or</w:t>
      </w:r>
      <w:r w:rsidR="006D7BA2" w:rsidRPr="006D7BA2">
        <w:rPr>
          <w:rStyle w:val="apple-converted-space"/>
          <w:rFonts w:cs="Arial"/>
          <w:color w:val="333333"/>
          <w:shd w:val="clear" w:color="auto" w:fill="FFFFFF"/>
        </w:rPr>
        <w:t> </w:t>
      </w:r>
      <w:hyperlink r:id="rId39" w:history="1">
        <w:r w:rsidR="006D7BA2" w:rsidRPr="006D7BA2">
          <w:rPr>
            <w:rStyle w:val="Hyperlink"/>
            <w:rFonts w:cs="Arial"/>
            <w:color w:val="337AB7"/>
            <w:shd w:val="clear" w:color="auto" w:fill="FFFFFF"/>
          </w:rPr>
          <w:t>seeking a second opinion</w:t>
        </w:r>
      </w:hyperlink>
      <w:r w:rsidR="006D7BA2" w:rsidRPr="006D7BA2">
        <w:rPr>
          <w:rFonts w:cs="Arial"/>
          <w:color w:val="333333"/>
          <w:shd w:val="clear" w:color="auto" w:fill="FFFFFF"/>
        </w:rPr>
        <w:t>, written by the Children’s Heart Federation, might also be helpful.</w:t>
      </w:r>
    </w:p>
    <w:p w14:paraId="7BAA6C01" w14:textId="77777777" w:rsidR="00385453" w:rsidRDefault="00385453" w:rsidP="006D7BA2">
      <w:pPr>
        <w:rPr>
          <w:rFonts w:cs="Arial"/>
          <w:color w:val="333333"/>
          <w:shd w:val="clear" w:color="auto" w:fill="FFFFFF"/>
        </w:rPr>
      </w:pPr>
    </w:p>
    <w:p w14:paraId="53FE6D0E" w14:textId="77777777" w:rsidR="00385453" w:rsidRPr="006D7BA2" w:rsidRDefault="00385453" w:rsidP="006D7BA2">
      <w:pPr>
        <w:rPr>
          <w:rFonts w:cs="Arial"/>
        </w:rPr>
      </w:pPr>
      <w:r>
        <w:rPr>
          <w:rFonts w:cs="Arial"/>
          <w:noProof/>
          <w:lang w:val="en-US"/>
        </w:rPr>
        <w:lastRenderedPageBreak/>
        <w:drawing>
          <wp:inline distT="0" distB="0" distL="0" distR="0" wp14:anchorId="20316417" wp14:editId="21D97F01">
            <wp:extent cx="4667693" cy="2623234"/>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3579" cy="2626542"/>
                    </a:xfrm>
                    <a:prstGeom prst="rect">
                      <a:avLst/>
                    </a:prstGeom>
                    <a:noFill/>
                  </pic:spPr>
                </pic:pic>
              </a:graphicData>
            </a:graphic>
          </wp:inline>
        </w:drawing>
      </w:r>
    </w:p>
    <w:p w14:paraId="62AA9451" w14:textId="77777777" w:rsidR="00CE7CCD" w:rsidRDefault="00CE7CCD" w:rsidP="003143EF"/>
    <w:p w14:paraId="4508C649" w14:textId="77777777" w:rsidR="00FC27B1" w:rsidRPr="00FC27B1" w:rsidRDefault="006D7BA2" w:rsidP="003143EF">
      <w:pPr>
        <w:rPr>
          <w:b/>
        </w:rPr>
      </w:pPr>
      <w:r>
        <w:rPr>
          <w:b/>
        </w:rPr>
        <w:t xml:space="preserve">5. </w:t>
      </w:r>
      <w:r w:rsidR="00FC27B1" w:rsidRPr="00FC27B1">
        <w:rPr>
          <w:b/>
        </w:rPr>
        <w:t>WHO DEVELOPED THIS SITE AND HOW</w:t>
      </w:r>
    </w:p>
    <w:p w14:paraId="7CABB6B5" w14:textId="77777777" w:rsidR="00FC27B1" w:rsidRPr="00FC27B1" w:rsidRDefault="00FC27B1" w:rsidP="003143EF">
      <w:pPr>
        <w:rPr>
          <w:b/>
        </w:rPr>
      </w:pPr>
    </w:p>
    <w:p w14:paraId="628D35F0" w14:textId="77777777" w:rsidR="00FC27B1" w:rsidRPr="00FC27B1" w:rsidRDefault="00385453" w:rsidP="003143EF">
      <w:pPr>
        <w:rPr>
          <w:b/>
        </w:rPr>
      </w:pPr>
      <w:r>
        <w:rPr>
          <w:b/>
        </w:rPr>
        <w:t xml:space="preserve">5.1 </w:t>
      </w:r>
      <w:r w:rsidR="00FC27B1" w:rsidRPr="00FC27B1">
        <w:rPr>
          <w:b/>
        </w:rPr>
        <w:t>About us</w:t>
      </w:r>
    </w:p>
    <w:p w14:paraId="5E5B1F83" w14:textId="77777777" w:rsidR="00FC27B1" w:rsidRDefault="00385453" w:rsidP="003143EF">
      <w:pPr>
        <w:rPr>
          <w:b/>
        </w:rPr>
      </w:pPr>
      <w:r>
        <w:rPr>
          <w:b/>
        </w:rPr>
        <w:t>(</w:t>
      </w:r>
      <w:proofErr w:type="gramStart"/>
      <w:r>
        <w:rPr>
          <w:b/>
        </w:rPr>
        <w:t>use</w:t>
      </w:r>
      <w:proofErr w:type="gramEnd"/>
      <w:r>
        <w:rPr>
          <w:b/>
        </w:rPr>
        <w:t xml:space="preserve"> logos for each picture)</w:t>
      </w:r>
    </w:p>
    <w:p w14:paraId="68D4D0EF" w14:textId="77777777" w:rsidR="00385453" w:rsidRDefault="00385453" w:rsidP="00385453">
      <w:pPr>
        <w:spacing w:after="120"/>
        <w:rPr>
          <w:rFonts w:cs="Arial"/>
          <w:sz w:val="20"/>
          <w:szCs w:val="20"/>
        </w:rPr>
      </w:pPr>
      <w:r>
        <w:rPr>
          <w:rFonts w:cs="Arial"/>
          <w:b/>
          <w:sz w:val="20"/>
          <w:szCs w:val="20"/>
        </w:rPr>
        <w:t xml:space="preserve">University College London: </w:t>
      </w:r>
      <w:r w:rsidRPr="00F151FE">
        <w:rPr>
          <w:rFonts w:cs="Arial"/>
          <w:b/>
          <w:sz w:val="20"/>
          <w:szCs w:val="20"/>
        </w:rPr>
        <w:t xml:space="preserve">Dr Christina Pagel </w:t>
      </w:r>
      <w:r w:rsidRPr="00F151FE">
        <w:rPr>
          <w:rFonts w:cs="Arial"/>
          <w:sz w:val="20"/>
          <w:szCs w:val="20"/>
        </w:rPr>
        <w:t xml:space="preserve">is a </w:t>
      </w:r>
      <w:r>
        <w:rPr>
          <w:rFonts w:cs="Arial"/>
          <w:sz w:val="20"/>
          <w:szCs w:val="20"/>
        </w:rPr>
        <w:t>Reader in Operational Research (a branch of applied mathematics) at University College London, applying maths to problems in the NHS</w:t>
      </w:r>
      <w:r w:rsidRPr="00F151FE">
        <w:rPr>
          <w:rFonts w:cs="Arial"/>
          <w:sz w:val="20"/>
          <w:szCs w:val="20"/>
        </w:rPr>
        <w:t xml:space="preserve">. </w:t>
      </w:r>
      <w:r>
        <w:rPr>
          <w:rFonts w:cs="Arial"/>
          <w:sz w:val="20"/>
          <w:szCs w:val="20"/>
        </w:rPr>
        <w:t>She works very closely with doctors and other clinical staff, mainly at Great Ormond Street Hospital, to help them</w:t>
      </w:r>
      <w:r w:rsidRPr="00F151FE">
        <w:rPr>
          <w:rFonts w:cs="Arial"/>
          <w:sz w:val="20"/>
          <w:szCs w:val="20"/>
        </w:rPr>
        <w:t xml:space="preserve"> use </w:t>
      </w:r>
      <w:r>
        <w:rPr>
          <w:rFonts w:cs="Arial"/>
          <w:sz w:val="20"/>
          <w:szCs w:val="20"/>
        </w:rPr>
        <w:t xml:space="preserve">routinely collected data </w:t>
      </w:r>
      <w:r w:rsidRPr="00F151FE">
        <w:rPr>
          <w:rFonts w:cs="Arial"/>
          <w:sz w:val="20"/>
          <w:szCs w:val="20"/>
        </w:rPr>
        <w:t xml:space="preserve">to improve </w:t>
      </w:r>
      <w:r>
        <w:rPr>
          <w:rFonts w:cs="Arial"/>
          <w:sz w:val="20"/>
          <w:szCs w:val="20"/>
        </w:rPr>
        <w:t xml:space="preserve">NHS services. Her work currently focuses on two areas: 1) care for children requiring heart surgery and 2) how specialist intensive care is organised for children who need it (for whatever reason). </w:t>
      </w:r>
    </w:p>
    <w:p w14:paraId="476053B0" w14:textId="77777777" w:rsidR="00385453" w:rsidRPr="00D52AD8" w:rsidRDefault="00385453" w:rsidP="00385453">
      <w:pPr>
        <w:rPr>
          <w:rFonts w:cs="Arial"/>
          <w:sz w:val="20"/>
          <w:szCs w:val="24"/>
        </w:rPr>
      </w:pPr>
      <w:r>
        <w:rPr>
          <w:rFonts w:cs="Arial"/>
          <w:sz w:val="20"/>
          <w:szCs w:val="20"/>
        </w:rPr>
        <w:t>Christina</w:t>
      </w:r>
      <w:r w:rsidRPr="00F151FE">
        <w:rPr>
          <w:rFonts w:cs="Arial"/>
          <w:sz w:val="20"/>
          <w:szCs w:val="20"/>
        </w:rPr>
        <w:t xml:space="preserve"> helped </w:t>
      </w:r>
      <w:r>
        <w:rPr>
          <w:rFonts w:cs="Arial"/>
          <w:sz w:val="20"/>
          <w:szCs w:val="20"/>
        </w:rPr>
        <w:t xml:space="preserve">developed a statistical method called </w:t>
      </w:r>
      <w:proofErr w:type="spellStart"/>
      <w:r>
        <w:rPr>
          <w:rFonts w:cs="Arial"/>
          <w:sz w:val="20"/>
          <w:szCs w:val="20"/>
        </w:rPr>
        <w:t>PRAiS</w:t>
      </w:r>
      <w:proofErr w:type="spellEnd"/>
      <w:r>
        <w:rPr>
          <w:rFonts w:cs="Arial"/>
          <w:sz w:val="20"/>
          <w:szCs w:val="20"/>
        </w:rPr>
        <w:t xml:space="preserve"> to let specialist hospitals and the national audit body easily monitor survival outcomes after heart surgery in children. The</w:t>
      </w:r>
      <w:r w:rsidRPr="00F151FE">
        <w:rPr>
          <w:rFonts w:cs="Arial"/>
          <w:sz w:val="20"/>
          <w:szCs w:val="20"/>
        </w:rPr>
        <w:t xml:space="preserve"> UK National Audit Body that monitors </w:t>
      </w:r>
      <w:r>
        <w:rPr>
          <w:rFonts w:cs="Arial"/>
          <w:sz w:val="20"/>
          <w:szCs w:val="20"/>
        </w:rPr>
        <w:t xml:space="preserve">paediatric congenital outcomes now uses this method in publishing their outcomes. In this project, Christina worked with Sense about Science, the University of Cambridge and the Children’s Heart Federation to develop these online resources to help people interpret the audit body’s published results. </w:t>
      </w:r>
    </w:p>
    <w:p w14:paraId="5577723C" w14:textId="77777777" w:rsidR="00385453" w:rsidRDefault="00385453" w:rsidP="00385453">
      <w:pPr>
        <w:rPr>
          <w:rFonts w:cs="Arial"/>
          <w:sz w:val="20"/>
          <w:szCs w:val="20"/>
        </w:rPr>
      </w:pPr>
    </w:p>
    <w:p w14:paraId="626645D5" w14:textId="77777777" w:rsidR="00385453" w:rsidRPr="007F67D2" w:rsidRDefault="00385453" w:rsidP="00385453">
      <w:pPr>
        <w:rPr>
          <w:rFonts w:cs="Arial"/>
          <w:b/>
          <w:sz w:val="20"/>
          <w:szCs w:val="20"/>
        </w:rPr>
      </w:pPr>
      <w:r w:rsidRPr="007F67D2">
        <w:rPr>
          <w:rFonts w:cs="Arial"/>
          <w:b/>
          <w:sz w:val="20"/>
          <w:szCs w:val="20"/>
        </w:rPr>
        <w:t>University of Cambridge: Professor David Spiegelhalter</w:t>
      </w:r>
      <w:r w:rsidRPr="007F67D2">
        <w:rPr>
          <w:rFonts w:cs="Arial"/>
          <w:sz w:val="20"/>
          <w:szCs w:val="20"/>
        </w:rPr>
        <w:t xml:space="preserve"> is a statistician from Cambridge University.   He has worked for many years with doctors from Great Ormond Street Hospital on monitoring outcomes following surgery for congenital heart disease, and led the statistical team at the Bristol Royal Infirmary Inquiry.  He is particularly interested in transparent communication, and was part of the team that drew up the new patient information leaflets for breast screening.</w:t>
      </w:r>
      <w:r>
        <w:rPr>
          <w:rFonts w:cs="Arial"/>
          <w:sz w:val="20"/>
          <w:szCs w:val="20"/>
        </w:rPr>
        <w:t xml:space="preserve"> </w:t>
      </w:r>
      <w:r w:rsidRPr="007F67D2">
        <w:rPr>
          <w:rFonts w:cs="Arial"/>
          <w:b/>
          <w:sz w:val="20"/>
          <w:szCs w:val="20"/>
        </w:rPr>
        <w:t xml:space="preserve">Mike Pearson… </w:t>
      </w:r>
    </w:p>
    <w:p w14:paraId="0891D4A6" w14:textId="77777777" w:rsidR="00385453" w:rsidRDefault="00385453" w:rsidP="00385453">
      <w:pPr>
        <w:rPr>
          <w:rFonts w:cs="Arial"/>
          <w:sz w:val="20"/>
          <w:szCs w:val="20"/>
        </w:rPr>
      </w:pPr>
    </w:p>
    <w:p w14:paraId="5D9796BB" w14:textId="77777777" w:rsidR="00385453" w:rsidRPr="00A30033" w:rsidRDefault="00385453" w:rsidP="00385453">
      <w:pPr>
        <w:rPr>
          <w:rFonts w:cs="Arial"/>
          <w:b/>
          <w:sz w:val="20"/>
          <w:szCs w:val="20"/>
        </w:rPr>
      </w:pPr>
      <w:r w:rsidRPr="00A30033">
        <w:rPr>
          <w:rFonts w:cs="Arial"/>
          <w:b/>
          <w:sz w:val="20"/>
          <w:szCs w:val="20"/>
        </w:rPr>
        <w:t xml:space="preserve">King’s College London: Dr Tim </w:t>
      </w:r>
      <w:proofErr w:type="spellStart"/>
      <w:r w:rsidRPr="00A30033">
        <w:rPr>
          <w:rFonts w:cs="Arial"/>
          <w:b/>
          <w:sz w:val="20"/>
          <w:szCs w:val="20"/>
        </w:rPr>
        <w:t>Rakow</w:t>
      </w:r>
      <w:proofErr w:type="spellEnd"/>
      <w:r w:rsidRPr="00A30033">
        <w:rPr>
          <w:rFonts w:cs="Arial"/>
          <w:b/>
          <w:sz w:val="20"/>
          <w:szCs w:val="20"/>
        </w:rPr>
        <w:t xml:space="preserve">… Dr Emily </w:t>
      </w:r>
      <w:proofErr w:type="spellStart"/>
      <w:r w:rsidRPr="00A30033">
        <w:rPr>
          <w:rFonts w:cs="Arial"/>
          <w:b/>
          <w:sz w:val="20"/>
          <w:szCs w:val="20"/>
        </w:rPr>
        <w:t>Black</w:t>
      </w:r>
      <w:r>
        <w:rPr>
          <w:rFonts w:cs="Arial"/>
          <w:b/>
          <w:sz w:val="20"/>
          <w:szCs w:val="20"/>
        </w:rPr>
        <w:t>shaw</w:t>
      </w:r>
      <w:proofErr w:type="spellEnd"/>
      <w:r w:rsidRPr="00A30033">
        <w:rPr>
          <w:rFonts w:cs="Arial"/>
          <w:b/>
          <w:sz w:val="20"/>
          <w:szCs w:val="20"/>
        </w:rPr>
        <w:t xml:space="preserve">…. </w:t>
      </w:r>
    </w:p>
    <w:p w14:paraId="1B7E6724" w14:textId="77777777" w:rsidR="00385453" w:rsidRDefault="00385453" w:rsidP="00385453">
      <w:pPr>
        <w:rPr>
          <w:rFonts w:cs="Arial"/>
          <w:sz w:val="20"/>
          <w:szCs w:val="20"/>
        </w:rPr>
      </w:pPr>
    </w:p>
    <w:p w14:paraId="5B47966F" w14:textId="77777777" w:rsidR="00385453" w:rsidRDefault="00385453" w:rsidP="00385453">
      <w:pPr>
        <w:rPr>
          <w:rFonts w:cs="Arial"/>
          <w:sz w:val="20"/>
          <w:szCs w:val="20"/>
        </w:rPr>
      </w:pPr>
      <w:r w:rsidRPr="007F67D2">
        <w:rPr>
          <w:rFonts w:cs="Arial"/>
          <w:b/>
          <w:sz w:val="20"/>
          <w:szCs w:val="20"/>
        </w:rPr>
        <w:t>Sense About Science</w:t>
      </w:r>
      <w:r w:rsidRPr="007F67D2">
        <w:rPr>
          <w:rFonts w:cs="Arial"/>
          <w:sz w:val="20"/>
          <w:szCs w:val="20"/>
        </w:rPr>
        <w:t xml:space="preserve">, a U.K.-based charity, works to put science and evidence in the hands of the public. </w:t>
      </w:r>
      <w:r>
        <w:rPr>
          <w:rFonts w:cs="Arial"/>
          <w:sz w:val="20"/>
          <w:szCs w:val="20"/>
        </w:rPr>
        <w:t>They</w:t>
      </w:r>
      <w:r w:rsidRPr="007F67D2">
        <w:rPr>
          <w:rFonts w:cs="Arial"/>
          <w:sz w:val="20"/>
          <w:szCs w:val="20"/>
        </w:rPr>
        <w:t xml:space="preserve"> are a source of information, challenge misinformation, and champion sound science and evidence</w:t>
      </w:r>
      <w:r>
        <w:rPr>
          <w:rFonts w:cs="Arial"/>
          <w:sz w:val="20"/>
          <w:szCs w:val="20"/>
        </w:rPr>
        <w:t xml:space="preserve"> with</w:t>
      </w:r>
      <w:r w:rsidRPr="007F67D2">
        <w:rPr>
          <w:rFonts w:cs="Arial"/>
          <w:sz w:val="20"/>
          <w:szCs w:val="20"/>
        </w:rPr>
        <w:t xml:space="preserve"> the help of scientists, academics, and experts in various fields. </w:t>
      </w:r>
      <w:r>
        <w:rPr>
          <w:rFonts w:cs="Arial"/>
          <w:sz w:val="20"/>
          <w:szCs w:val="20"/>
        </w:rPr>
        <w:t xml:space="preserve">They facilitated the workshops with parents, other interested users and members of the public who helped to co-develop the website. </w:t>
      </w:r>
      <w:r w:rsidR="003D20D8">
        <w:rPr>
          <w:rFonts w:cs="Arial"/>
          <w:sz w:val="20"/>
          <w:szCs w:val="20"/>
        </w:rPr>
        <w:t>www.senseaboutscience.org</w:t>
      </w:r>
    </w:p>
    <w:p w14:paraId="64630FAA" w14:textId="77777777" w:rsidR="00385453" w:rsidRDefault="00385453" w:rsidP="00385453">
      <w:pPr>
        <w:rPr>
          <w:rFonts w:cs="Arial"/>
          <w:sz w:val="20"/>
          <w:szCs w:val="20"/>
        </w:rPr>
      </w:pPr>
    </w:p>
    <w:p w14:paraId="475CE9D0" w14:textId="77777777" w:rsidR="00385453" w:rsidRPr="00F151FE" w:rsidRDefault="00385453" w:rsidP="00385453">
      <w:pPr>
        <w:rPr>
          <w:rFonts w:cs="Arial"/>
          <w:sz w:val="20"/>
          <w:szCs w:val="20"/>
        </w:rPr>
      </w:pPr>
      <w:r w:rsidRPr="007F67D2">
        <w:rPr>
          <w:rFonts w:cs="Arial"/>
          <w:b/>
          <w:sz w:val="20"/>
          <w:szCs w:val="20"/>
        </w:rPr>
        <w:t>The Children’s Heart Federation</w:t>
      </w:r>
      <w:r w:rsidRPr="007F67D2">
        <w:rPr>
          <w:rFonts w:cs="Arial"/>
          <w:sz w:val="20"/>
          <w:szCs w:val="20"/>
        </w:rPr>
        <w:t xml:space="preserve"> is the leading UK children’s heart charity and the main umbrella body for British CHD charities and voluntary organisations.</w:t>
      </w:r>
      <w:r>
        <w:rPr>
          <w:rFonts w:cs="Arial"/>
          <w:sz w:val="20"/>
          <w:szCs w:val="20"/>
        </w:rPr>
        <w:t xml:space="preserve"> They publicised this project among their members and coordinated the involvement of parents in our workshops. </w:t>
      </w:r>
    </w:p>
    <w:p w14:paraId="5282B078" w14:textId="77777777" w:rsidR="00385453" w:rsidRPr="00FC27B1" w:rsidRDefault="00385453" w:rsidP="003143EF">
      <w:pPr>
        <w:rPr>
          <w:b/>
        </w:rPr>
      </w:pPr>
    </w:p>
    <w:p w14:paraId="7AB8D89C" w14:textId="77777777" w:rsidR="00FC27B1" w:rsidRPr="00FC27B1" w:rsidRDefault="00385453" w:rsidP="003143EF">
      <w:pPr>
        <w:rPr>
          <w:b/>
        </w:rPr>
      </w:pPr>
      <w:r>
        <w:rPr>
          <w:b/>
        </w:rPr>
        <w:t xml:space="preserve">5.2 </w:t>
      </w:r>
      <w:r w:rsidR="00FC27B1" w:rsidRPr="00FC27B1">
        <w:rPr>
          <w:b/>
        </w:rPr>
        <w:t>How we developed this site</w:t>
      </w:r>
    </w:p>
    <w:p w14:paraId="205AE3E4" w14:textId="77777777" w:rsidR="00385453" w:rsidRPr="00385453" w:rsidRDefault="00385453" w:rsidP="003143EF">
      <w:r>
        <w:t xml:space="preserve"> </w:t>
      </w:r>
      <w:r w:rsidRPr="00385453">
        <w:rPr>
          <w:highlight w:val="yellow"/>
        </w:rPr>
        <w:t>Yet to be written…</w:t>
      </w:r>
      <w:r>
        <w:t xml:space="preserve"> </w:t>
      </w:r>
    </w:p>
    <w:p w14:paraId="59E5682F" w14:textId="77777777" w:rsidR="00385453" w:rsidRDefault="00385453" w:rsidP="003143EF">
      <w:pPr>
        <w:rPr>
          <w:b/>
        </w:rPr>
      </w:pPr>
    </w:p>
    <w:p w14:paraId="50DAC26B" w14:textId="77777777" w:rsidR="00385453" w:rsidRPr="00FC27B1" w:rsidRDefault="00385453" w:rsidP="003143EF">
      <w:pPr>
        <w:rPr>
          <w:b/>
        </w:rPr>
      </w:pPr>
    </w:p>
    <w:p w14:paraId="7361598F" w14:textId="77777777" w:rsidR="00FC27B1" w:rsidRDefault="006D7BA2" w:rsidP="003143EF">
      <w:pPr>
        <w:rPr>
          <w:b/>
        </w:rPr>
      </w:pPr>
      <w:r>
        <w:rPr>
          <w:b/>
        </w:rPr>
        <w:t xml:space="preserve">6. </w:t>
      </w:r>
      <w:r w:rsidR="00FC27B1" w:rsidRPr="00FC27B1">
        <w:rPr>
          <w:b/>
        </w:rPr>
        <w:t>FURTHER RESOURCES ABOUT UNDERSTANDING CLINICAL DATA</w:t>
      </w:r>
    </w:p>
    <w:p w14:paraId="78B5C938" w14:textId="77777777" w:rsidR="00132EA4" w:rsidRDefault="00132EA4" w:rsidP="003143EF">
      <w:pPr>
        <w:rPr>
          <w:b/>
        </w:rPr>
      </w:pPr>
    </w:p>
    <w:p w14:paraId="70F5565D" w14:textId="77777777" w:rsidR="00132EA4" w:rsidRPr="00132EA4" w:rsidRDefault="00132EA4" w:rsidP="003143EF">
      <w:r w:rsidRPr="00132EA4">
        <w:t>Suggestions?</w:t>
      </w:r>
    </w:p>
    <w:sectPr w:rsidR="00132EA4" w:rsidRPr="00132EA4" w:rsidSect="00CC45DB">
      <w:footerReference w:type="default" r:id="rId4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Christina" w:date="2016-02-02T13:05:00Z" w:initials="C">
    <w:p w14:paraId="488949D6" w14:textId="79442D11" w:rsidR="000212AE" w:rsidRDefault="000212AE">
      <w:pPr>
        <w:pStyle w:val="CommentText"/>
      </w:pPr>
      <w:r>
        <w:rPr>
          <w:rStyle w:val="CommentReference"/>
        </w:rPr>
        <w:annotationRef/>
      </w:r>
      <w:r>
        <w:t>They weren’t gravestones! They were meant to be hospitals. Is this a better image?</w:t>
      </w:r>
    </w:p>
  </w:comment>
  <w:comment w:id="25" w:author="Student" w:date="2016-01-29T17:20:00Z" w:initials="S">
    <w:p w14:paraId="6DB30B6E" w14:textId="77777777" w:rsidR="000212AE" w:rsidRDefault="000212AE">
      <w:pPr>
        <w:pStyle w:val="CommentText"/>
      </w:pPr>
      <w:r>
        <w:rPr>
          <w:rStyle w:val="CommentReference"/>
        </w:rPr>
        <w:annotationRef/>
      </w:r>
      <w:r>
        <w:t xml:space="preserve">I don't like the gravestones </w:t>
      </w:r>
      <w:proofErr w:type="spellStart"/>
      <w:r>
        <w:t>Xs</w:t>
      </w:r>
      <w:proofErr w:type="spellEnd"/>
      <w:r>
        <w:t>. I don’t think it needs an image (if you do include one, it should be more abstract)</w:t>
      </w:r>
    </w:p>
  </w:comment>
  <w:comment w:id="27" w:author="Julia" w:date="2016-01-29T17:20:00Z" w:initials="J">
    <w:p w14:paraId="08CA667D" w14:textId="77777777" w:rsidR="000212AE" w:rsidRDefault="000212AE">
      <w:pPr>
        <w:pStyle w:val="CommentText"/>
      </w:pPr>
      <w:r>
        <w:rPr>
          <w:rStyle w:val="CommentReference"/>
        </w:rPr>
        <w:annotationRef/>
      </w:r>
      <w:r>
        <w:t xml:space="preserve">Perhaps add this to glossary with </w:t>
      </w:r>
      <w:proofErr w:type="spellStart"/>
      <w:r>
        <w:t>eg</w:t>
      </w:r>
      <w:proofErr w:type="spellEnd"/>
      <w:r>
        <w:t xml:space="preserve"> survival rate?</w:t>
      </w:r>
    </w:p>
  </w:comment>
  <w:comment w:id="76" w:author="Emily Jesper" w:date="2016-01-29T18:50:00Z" w:initials="EJ">
    <w:p w14:paraId="0F3D9857" w14:textId="77777777" w:rsidR="000212AE" w:rsidRDefault="000212AE">
      <w:pPr>
        <w:pStyle w:val="CommentText"/>
      </w:pPr>
      <w:r>
        <w:rPr>
          <w:rStyle w:val="CommentReference"/>
        </w:rPr>
        <w:annotationRef/>
      </w:r>
      <w:r>
        <w:t>I think David’s working on this?</w:t>
      </w:r>
    </w:p>
  </w:comment>
  <w:comment w:id="103" w:author="Student" w:date="2016-01-29T17:20:00Z" w:initials="S">
    <w:p w14:paraId="4909FF1F" w14:textId="77777777" w:rsidR="000212AE" w:rsidRDefault="000212AE">
      <w:pPr>
        <w:pStyle w:val="CommentText"/>
      </w:pPr>
      <w:r>
        <w:rPr>
          <w:rStyle w:val="CommentReference"/>
        </w:rPr>
        <w:annotationRef/>
      </w:r>
      <w:r>
        <w:t xml:space="preserve">Definitely need an image here -this is very confusing out of context of looking at the bars. This also needs expanding in explanation – a lot of concepts introduced for the first time here. </w:t>
      </w:r>
    </w:p>
  </w:comment>
  <w:comment w:id="104" w:author="Julia" w:date="2016-01-29T17:20:00Z" w:initials="J">
    <w:p w14:paraId="1F8D26F9" w14:textId="77777777" w:rsidR="000212AE" w:rsidRDefault="000212AE">
      <w:pPr>
        <w:pStyle w:val="CommentText"/>
      </w:pPr>
      <w:r>
        <w:rPr>
          <w:rStyle w:val="CommentReference"/>
        </w:rPr>
        <w:annotationRef/>
      </w:r>
      <w:r>
        <w:t>Important to add this</w:t>
      </w:r>
    </w:p>
  </w:comment>
  <w:comment w:id="114" w:author="Julia" w:date="2016-01-29T17:20:00Z" w:initials="J">
    <w:p w14:paraId="051CE8B7" w14:textId="77777777" w:rsidR="000212AE" w:rsidRDefault="000212AE">
      <w:pPr>
        <w:pStyle w:val="CommentText"/>
      </w:pPr>
      <w:r>
        <w:rPr>
          <w:rStyle w:val="CommentReference"/>
        </w:rPr>
        <w:annotationRef/>
      </w:r>
      <w:r>
        <w:t xml:space="preserve">This isn’t very clear. Should the image have the dot outside the range? </w:t>
      </w:r>
    </w:p>
    <w:p w14:paraId="4118682E" w14:textId="77777777" w:rsidR="000212AE" w:rsidRDefault="000212AE">
      <w:pPr>
        <w:pStyle w:val="CommentText"/>
      </w:pPr>
    </w:p>
    <w:p w14:paraId="60619349" w14:textId="77777777" w:rsidR="000212AE" w:rsidRDefault="000212AE">
      <w:pPr>
        <w:pStyle w:val="CommentText"/>
      </w:pPr>
      <w:r>
        <w:t xml:space="preserve">Or perhaps 20 bars, and only one has the dot outside the range? </w:t>
      </w:r>
    </w:p>
    <w:p w14:paraId="1A5C4AE9" w14:textId="77777777" w:rsidR="000212AE" w:rsidRDefault="000212AE">
      <w:pPr>
        <w:pStyle w:val="CommentText"/>
      </w:pPr>
    </w:p>
    <w:p w14:paraId="61B29BFE" w14:textId="77777777" w:rsidR="000212AE" w:rsidRDefault="000212AE">
      <w:pPr>
        <w:pStyle w:val="CommentText"/>
      </w:pPr>
      <w:r>
        <w:t>The blurb either needs adding to the body of the text or expanding here – stand alone it is quite confusing.</w:t>
      </w:r>
    </w:p>
  </w:comment>
  <w:comment w:id="115" w:author="Julia" w:date="2016-01-29T17:20:00Z" w:initials="J">
    <w:p w14:paraId="1C1746D4" w14:textId="77777777" w:rsidR="000212AE" w:rsidRDefault="000212AE">
      <w:pPr>
        <w:pStyle w:val="CommentText"/>
      </w:pPr>
      <w:r>
        <w:rPr>
          <w:rStyle w:val="CommentReference"/>
        </w:rPr>
        <w:annotationRef/>
      </w:r>
      <w:r>
        <w:t xml:space="preserve">Again I think this text should be in the main body, not in the image. </w:t>
      </w:r>
    </w:p>
  </w:comment>
  <w:comment w:id="117" w:author="Julia" w:date="2016-01-29T17:20:00Z" w:initials="J">
    <w:p w14:paraId="4404E78A" w14:textId="77777777" w:rsidR="000212AE" w:rsidRDefault="000212AE">
      <w:pPr>
        <w:pStyle w:val="CommentText"/>
      </w:pPr>
      <w:r>
        <w:rPr>
          <w:rStyle w:val="CommentReference"/>
        </w:rPr>
        <w:annotationRef/>
      </w:r>
      <w:r>
        <w:t xml:space="preserve">I think it’s worth adding how you got here. It’s a bit of a jump for people to make alone. </w:t>
      </w:r>
    </w:p>
  </w:comment>
  <w:comment w:id="116" w:author="Christina" w:date="2016-02-02T13:56:00Z" w:initials="C">
    <w:p w14:paraId="36DB6103" w14:textId="1711D928" w:rsidR="000212AE" w:rsidRDefault="000212AE">
      <w:pPr>
        <w:pStyle w:val="CommentText"/>
      </w:pPr>
      <w:r>
        <w:rPr>
          <w:rStyle w:val="CommentReference"/>
        </w:rPr>
        <w:annotationRef/>
      </w:r>
      <w:r>
        <w:t xml:space="preserve">How to get here is quite complicated maths though… </w:t>
      </w:r>
    </w:p>
  </w:comment>
  <w:comment w:id="119" w:author="Julia" w:date="2016-01-29T17:20:00Z" w:initials="J">
    <w:p w14:paraId="0B337FA3" w14:textId="77777777" w:rsidR="000212AE" w:rsidRDefault="000212AE">
      <w:pPr>
        <w:pStyle w:val="CommentText"/>
      </w:pPr>
      <w:r>
        <w:rPr>
          <w:rStyle w:val="CommentReference"/>
        </w:rPr>
        <w:annotationRef/>
      </w:r>
      <w:r>
        <w:t xml:space="preserve">NB to change this if the colour changes! </w:t>
      </w:r>
    </w:p>
  </w:comment>
  <w:comment w:id="118" w:author="Julia" w:date="2016-01-29T17:20:00Z" w:initials="J">
    <w:p w14:paraId="51B45646" w14:textId="77777777" w:rsidR="000212AE" w:rsidRDefault="000212AE">
      <w:pPr>
        <w:pStyle w:val="CommentText"/>
      </w:pPr>
      <w:r>
        <w:rPr>
          <w:rStyle w:val="CommentReference"/>
        </w:rPr>
        <w:annotationRef/>
      </w:r>
      <w:r>
        <w:t>Need to make sure the difference between dark &amp; light blue is clear throughout FAQs &amp; website</w:t>
      </w:r>
    </w:p>
  </w:comment>
  <w:comment w:id="125" w:author="Julia" w:date="2016-01-29T17:20:00Z" w:initials="J">
    <w:p w14:paraId="0E5E8EE7" w14:textId="77777777" w:rsidR="000212AE" w:rsidRDefault="000212AE">
      <w:pPr>
        <w:pStyle w:val="CommentText"/>
      </w:pPr>
      <w:r>
        <w:rPr>
          <w:rStyle w:val="CommentReference"/>
        </w:rPr>
        <w:annotationRef/>
      </w:r>
      <w:proofErr w:type="gramStart"/>
      <w:r>
        <w:t>is</w:t>
      </w:r>
      <w:proofErr w:type="gramEnd"/>
      <w:r>
        <w:t xml:space="preserve"> this why? </w:t>
      </w:r>
    </w:p>
  </w:comment>
  <w:comment w:id="124" w:author="Christina" w:date="2016-02-02T13:57:00Z" w:initials="C">
    <w:p w14:paraId="22C49518" w14:textId="7A02CAE3" w:rsidR="000212AE" w:rsidRDefault="000212AE">
      <w:pPr>
        <w:pStyle w:val="CommentText"/>
      </w:pPr>
      <w:r>
        <w:rPr>
          <w:rStyle w:val="CommentReference"/>
        </w:rPr>
        <w:annotationRef/>
      </w:r>
      <w:proofErr w:type="gramStart"/>
      <w:r>
        <w:t>yes</w:t>
      </w:r>
      <w:proofErr w:type="gramEnd"/>
    </w:p>
  </w:comment>
  <w:comment w:id="127" w:author="Julia" w:date="2016-01-29T17:21:00Z" w:initials="J">
    <w:p w14:paraId="5C9CF4BB" w14:textId="77777777" w:rsidR="000212AE" w:rsidRDefault="000212AE">
      <w:pPr>
        <w:pStyle w:val="CommentText"/>
      </w:pPr>
      <w:r>
        <w:rPr>
          <w:rStyle w:val="CommentReference"/>
        </w:rPr>
        <w:annotationRef/>
      </w:r>
      <w:r>
        <w:t>This is a nice fact that could be added to mentions of data that is not routinely collected elsewhere in the FAQs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6D0091" w15:done="0"/>
  <w15:commentEx w15:paraId="30BBA2C1" w15:done="0"/>
  <w15:commentEx w15:paraId="295F850E" w15:done="0"/>
  <w15:commentEx w15:paraId="508033BD" w15:done="0"/>
  <w15:commentEx w15:paraId="614DC8B4" w15:done="0"/>
  <w15:commentEx w15:paraId="00198294" w15:done="0"/>
  <w15:commentEx w15:paraId="6DB30B6E" w15:done="0"/>
  <w15:commentEx w15:paraId="08CA667D" w15:done="0"/>
  <w15:commentEx w15:paraId="57CA7D56" w15:done="0"/>
  <w15:commentEx w15:paraId="6595E540" w15:done="0"/>
  <w15:commentEx w15:paraId="4288A563" w15:done="0"/>
  <w15:commentEx w15:paraId="0F3D9857" w15:done="0"/>
  <w15:commentEx w15:paraId="4909FF1F" w15:done="0"/>
  <w15:commentEx w15:paraId="1F8D26F9" w15:done="0"/>
  <w15:commentEx w15:paraId="61B29BFE" w15:done="0"/>
  <w15:commentEx w15:paraId="1C1746D4" w15:done="0"/>
  <w15:commentEx w15:paraId="4404E78A" w15:done="0"/>
  <w15:commentEx w15:paraId="0B337FA3" w15:done="0"/>
  <w15:commentEx w15:paraId="51B45646" w15:done="0"/>
  <w15:commentEx w15:paraId="0E5E8EE7" w15:done="0"/>
  <w15:commentEx w15:paraId="5C9CF4B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315347" w14:textId="77777777" w:rsidR="000212AE" w:rsidRDefault="000212AE" w:rsidP="004F7438">
      <w:pPr>
        <w:spacing w:line="240" w:lineRule="auto"/>
      </w:pPr>
      <w:r>
        <w:separator/>
      </w:r>
    </w:p>
  </w:endnote>
  <w:endnote w:type="continuationSeparator" w:id="0">
    <w:p w14:paraId="2AA78A45" w14:textId="77777777" w:rsidR="000212AE" w:rsidRDefault="000212AE" w:rsidP="004F74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861450"/>
      <w:docPartObj>
        <w:docPartGallery w:val="Page Numbers (Bottom of Page)"/>
        <w:docPartUnique/>
      </w:docPartObj>
    </w:sdtPr>
    <w:sdtEndPr>
      <w:rPr>
        <w:noProof/>
      </w:rPr>
    </w:sdtEndPr>
    <w:sdtContent>
      <w:p w14:paraId="57FBA227" w14:textId="77777777" w:rsidR="000212AE" w:rsidRDefault="000212AE">
        <w:pPr>
          <w:pStyle w:val="Footer"/>
          <w:jc w:val="right"/>
        </w:pPr>
        <w:r>
          <w:fldChar w:fldCharType="begin"/>
        </w:r>
        <w:r>
          <w:instrText xml:space="preserve"> PAGE   \* MERGEFORMAT </w:instrText>
        </w:r>
        <w:r>
          <w:fldChar w:fldCharType="separate"/>
        </w:r>
        <w:r w:rsidR="009C019D">
          <w:rPr>
            <w:noProof/>
          </w:rPr>
          <w:t>9</w:t>
        </w:r>
        <w:r>
          <w:rPr>
            <w:noProof/>
          </w:rPr>
          <w:fldChar w:fldCharType="end"/>
        </w:r>
      </w:p>
    </w:sdtContent>
  </w:sdt>
  <w:p w14:paraId="6B888EDA" w14:textId="77777777" w:rsidR="000212AE" w:rsidRDefault="000212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E5E9B2" w14:textId="77777777" w:rsidR="000212AE" w:rsidRDefault="000212AE" w:rsidP="004F7438">
      <w:pPr>
        <w:spacing w:line="240" w:lineRule="auto"/>
      </w:pPr>
      <w:r>
        <w:separator/>
      </w:r>
    </w:p>
  </w:footnote>
  <w:footnote w:type="continuationSeparator" w:id="0">
    <w:p w14:paraId="5F0C490B" w14:textId="77777777" w:rsidR="000212AE" w:rsidRDefault="000212AE" w:rsidP="004F743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147BE"/>
    <w:multiLevelType w:val="hybridMultilevel"/>
    <w:tmpl w:val="2038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274A46"/>
    <w:multiLevelType w:val="hybridMultilevel"/>
    <w:tmpl w:val="C98475DA"/>
    <w:lvl w:ilvl="0" w:tplc="6798C9A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E176D59"/>
    <w:multiLevelType w:val="hybridMultilevel"/>
    <w:tmpl w:val="9C5E58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 Jesper">
    <w15:presenceInfo w15:providerId="Windows Live" w15:userId="24817870007ea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00B"/>
    <w:rsid w:val="0000408E"/>
    <w:rsid w:val="00010CF0"/>
    <w:rsid w:val="000212AE"/>
    <w:rsid w:val="00027D54"/>
    <w:rsid w:val="00027F88"/>
    <w:rsid w:val="000320C0"/>
    <w:rsid w:val="00043E34"/>
    <w:rsid w:val="0004626F"/>
    <w:rsid w:val="00072446"/>
    <w:rsid w:val="000776E8"/>
    <w:rsid w:val="000917A6"/>
    <w:rsid w:val="000A1343"/>
    <w:rsid w:val="000A5960"/>
    <w:rsid w:val="000A7393"/>
    <w:rsid w:val="000B0B65"/>
    <w:rsid w:val="000C5BB1"/>
    <w:rsid w:val="000F1EFA"/>
    <w:rsid w:val="001063E3"/>
    <w:rsid w:val="00116CE2"/>
    <w:rsid w:val="0012216C"/>
    <w:rsid w:val="00132EA4"/>
    <w:rsid w:val="00134ACE"/>
    <w:rsid w:val="0013636E"/>
    <w:rsid w:val="001373DD"/>
    <w:rsid w:val="00152D03"/>
    <w:rsid w:val="00156673"/>
    <w:rsid w:val="0016531E"/>
    <w:rsid w:val="00170332"/>
    <w:rsid w:val="0019778A"/>
    <w:rsid w:val="001A6905"/>
    <w:rsid w:val="001B69C8"/>
    <w:rsid w:val="001B76BF"/>
    <w:rsid w:val="001C2EC0"/>
    <w:rsid w:val="001C6E7F"/>
    <w:rsid w:val="001D16D6"/>
    <w:rsid w:val="001D72CB"/>
    <w:rsid w:val="001E0C5B"/>
    <w:rsid w:val="001F4A64"/>
    <w:rsid w:val="001F7273"/>
    <w:rsid w:val="0020422F"/>
    <w:rsid w:val="002052AE"/>
    <w:rsid w:val="00213C93"/>
    <w:rsid w:val="0021592E"/>
    <w:rsid w:val="0022606F"/>
    <w:rsid w:val="002446F5"/>
    <w:rsid w:val="00244FC9"/>
    <w:rsid w:val="00254096"/>
    <w:rsid w:val="00254D0D"/>
    <w:rsid w:val="002B70DF"/>
    <w:rsid w:val="002C1149"/>
    <w:rsid w:val="002C3E78"/>
    <w:rsid w:val="002E3310"/>
    <w:rsid w:val="002E4182"/>
    <w:rsid w:val="002F2B1D"/>
    <w:rsid w:val="002F3C6E"/>
    <w:rsid w:val="002F7194"/>
    <w:rsid w:val="00303730"/>
    <w:rsid w:val="003113A2"/>
    <w:rsid w:val="003143EF"/>
    <w:rsid w:val="003257DD"/>
    <w:rsid w:val="00354D90"/>
    <w:rsid w:val="0036064E"/>
    <w:rsid w:val="0037321D"/>
    <w:rsid w:val="0038148D"/>
    <w:rsid w:val="00385453"/>
    <w:rsid w:val="003A4555"/>
    <w:rsid w:val="003C0497"/>
    <w:rsid w:val="003C19B5"/>
    <w:rsid w:val="003D1681"/>
    <w:rsid w:val="003D20D8"/>
    <w:rsid w:val="003F0093"/>
    <w:rsid w:val="003F583F"/>
    <w:rsid w:val="0040042C"/>
    <w:rsid w:val="00414622"/>
    <w:rsid w:val="004167BD"/>
    <w:rsid w:val="00421DEF"/>
    <w:rsid w:val="00454539"/>
    <w:rsid w:val="00457A57"/>
    <w:rsid w:val="00457C26"/>
    <w:rsid w:val="004656BC"/>
    <w:rsid w:val="00476680"/>
    <w:rsid w:val="00476837"/>
    <w:rsid w:val="00480DFF"/>
    <w:rsid w:val="00483860"/>
    <w:rsid w:val="004B56D7"/>
    <w:rsid w:val="004C4F07"/>
    <w:rsid w:val="004C5529"/>
    <w:rsid w:val="004D27F2"/>
    <w:rsid w:val="004E2DF4"/>
    <w:rsid w:val="004E46DE"/>
    <w:rsid w:val="004F1C27"/>
    <w:rsid w:val="004F7438"/>
    <w:rsid w:val="00507217"/>
    <w:rsid w:val="005073A0"/>
    <w:rsid w:val="00507ABB"/>
    <w:rsid w:val="00520EA9"/>
    <w:rsid w:val="00523932"/>
    <w:rsid w:val="00526396"/>
    <w:rsid w:val="0055570B"/>
    <w:rsid w:val="00555B45"/>
    <w:rsid w:val="005664D9"/>
    <w:rsid w:val="00567060"/>
    <w:rsid w:val="005745AB"/>
    <w:rsid w:val="0057775C"/>
    <w:rsid w:val="005856CA"/>
    <w:rsid w:val="005960E3"/>
    <w:rsid w:val="005976F0"/>
    <w:rsid w:val="005A088A"/>
    <w:rsid w:val="005B034C"/>
    <w:rsid w:val="005C1C38"/>
    <w:rsid w:val="005C433C"/>
    <w:rsid w:val="005D5941"/>
    <w:rsid w:val="005F02FB"/>
    <w:rsid w:val="00626FC9"/>
    <w:rsid w:val="006332FC"/>
    <w:rsid w:val="0064036E"/>
    <w:rsid w:val="00654296"/>
    <w:rsid w:val="00672119"/>
    <w:rsid w:val="00687046"/>
    <w:rsid w:val="0068773E"/>
    <w:rsid w:val="006A2E34"/>
    <w:rsid w:val="006C43D6"/>
    <w:rsid w:val="006C63AB"/>
    <w:rsid w:val="006D1F77"/>
    <w:rsid w:val="006D7BA2"/>
    <w:rsid w:val="006E48FD"/>
    <w:rsid w:val="006F4DC8"/>
    <w:rsid w:val="00707831"/>
    <w:rsid w:val="007135B9"/>
    <w:rsid w:val="00723A10"/>
    <w:rsid w:val="007374C5"/>
    <w:rsid w:val="007417A6"/>
    <w:rsid w:val="00750416"/>
    <w:rsid w:val="00765D30"/>
    <w:rsid w:val="007703A7"/>
    <w:rsid w:val="007732B9"/>
    <w:rsid w:val="0077613A"/>
    <w:rsid w:val="007809D2"/>
    <w:rsid w:val="007A1159"/>
    <w:rsid w:val="007B3DD6"/>
    <w:rsid w:val="007D5B0A"/>
    <w:rsid w:val="007F1372"/>
    <w:rsid w:val="007F275E"/>
    <w:rsid w:val="00810ECB"/>
    <w:rsid w:val="0081181E"/>
    <w:rsid w:val="00812D3E"/>
    <w:rsid w:val="0081383E"/>
    <w:rsid w:val="00816118"/>
    <w:rsid w:val="00821BCB"/>
    <w:rsid w:val="00825817"/>
    <w:rsid w:val="00827B03"/>
    <w:rsid w:val="008354C4"/>
    <w:rsid w:val="008947F6"/>
    <w:rsid w:val="00895073"/>
    <w:rsid w:val="00895E0F"/>
    <w:rsid w:val="008A24B0"/>
    <w:rsid w:val="008A25E5"/>
    <w:rsid w:val="008A27A4"/>
    <w:rsid w:val="008C1113"/>
    <w:rsid w:val="008C6CB5"/>
    <w:rsid w:val="008D59D2"/>
    <w:rsid w:val="008F026C"/>
    <w:rsid w:val="008F1B88"/>
    <w:rsid w:val="008F3B4E"/>
    <w:rsid w:val="00904BCF"/>
    <w:rsid w:val="00907BD4"/>
    <w:rsid w:val="00912947"/>
    <w:rsid w:val="00915EE7"/>
    <w:rsid w:val="00920979"/>
    <w:rsid w:val="00934433"/>
    <w:rsid w:val="00934A9A"/>
    <w:rsid w:val="009372F0"/>
    <w:rsid w:val="009405D2"/>
    <w:rsid w:val="00943031"/>
    <w:rsid w:val="00950119"/>
    <w:rsid w:val="009506B2"/>
    <w:rsid w:val="0095272E"/>
    <w:rsid w:val="00985A0A"/>
    <w:rsid w:val="00992CA2"/>
    <w:rsid w:val="009969E9"/>
    <w:rsid w:val="009C019D"/>
    <w:rsid w:val="009C2497"/>
    <w:rsid w:val="009C5995"/>
    <w:rsid w:val="009C6476"/>
    <w:rsid w:val="009E70C9"/>
    <w:rsid w:val="00A12E85"/>
    <w:rsid w:val="00A133D2"/>
    <w:rsid w:val="00A17BC6"/>
    <w:rsid w:val="00A23629"/>
    <w:rsid w:val="00A2708F"/>
    <w:rsid w:val="00A326C9"/>
    <w:rsid w:val="00A36109"/>
    <w:rsid w:val="00A459F8"/>
    <w:rsid w:val="00A53238"/>
    <w:rsid w:val="00A5653C"/>
    <w:rsid w:val="00A610A6"/>
    <w:rsid w:val="00A71540"/>
    <w:rsid w:val="00A752DE"/>
    <w:rsid w:val="00A91007"/>
    <w:rsid w:val="00A929DB"/>
    <w:rsid w:val="00AA0F9F"/>
    <w:rsid w:val="00AA24CB"/>
    <w:rsid w:val="00AB22F9"/>
    <w:rsid w:val="00AC05CB"/>
    <w:rsid w:val="00AC4D3B"/>
    <w:rsid w:val="00AF5490"/>
    <w:rsid w:val="00B05369"/>
    <w:rsid w:val="00B071E4"/>
    <w:rsid w:val="00B1039F"/>
    <w:rsid w:val="00B1122C"/>
    <w:rsid w:val="00B13FC4"/>
    <w:rsid w:val="00B22F4B"/>
    <w:rsid w:val="00B27C12"/>
    <w:rsid w:val="00B412D8"/>
    <w:rsid w:val="00B70D4F"/>
    <w:rsid w:val="00B7746E"/>
    <w:rsid w:val="00B82FE2"/>
    <w:rsid w:val="00BB26F3"/>
    <w:rsid w:val="00BC0C49"/>
    <w:rsid w:val="00BC2251"/>
    <w:rsid w:val="00BC4074"/>
    <w:rsid w:val="00BC4FD3"/>
    <w:rsid w:val="00BC6B5B"/>
    <w:rsid w:val="00BF3086"/>
    <w:rsid w:val="00BF3A8A"/>
    <w:rsid w:val="00BF46F9"/>
    <w:rsid w:val="00C12100"/>
    <w:rsid w:val="00C15DCE"/>
    <w:rsid w:val="00C26979"/>
    <w:rsid w:val="00C5483D"/>
    <w:rsid w:val="00C612C2"/>
    <w:rsid w:val="00C651A5"/>
    <w:rsid w:val="00C800FA"/>
    <w:rsid w:val="00C806CF"/>
    <w:rsid w:val="00C829D7"/>
    <w:rsid w:val="00C9463F"/>
    <w:rsid w:val="00CB02D8"/>
    <w:rsid w:val="00CB2643"/>
    <w:rsid w:val="00CB76F2"/>
    <w:rsid w:val="00CC39A6"/>
    <w:rsid w:val="00CC45DB"/>
    <w:rsid w:val="00CE0567"/>
    <w:rsid w:val="00CE4451"/>
    <w:rsid w:val="00CE7CCD"/>
    <w:rsid w:val="00CF18B8"/>
    <w:rsid w:val="00D01150"/>
    <w:rsid w:val="00D036EA"/>
    <w:rsid w:val="00D13BBA"/>
    <w:rsid w:val="00D170F3"/>
    <w:rsid w:val="00D2527F"/>
    <w:rsid w:val="00D25F72"/>
    <w:rsid w:val="00D45A01"/>
    <w:rsid w:val="00D507C6"/>
    <w:rsid w:val="00D5149F"/>
    <w:rsid w:val="00D66F83"/>
    <w:rsid w:val="00D912C6"/>
    <w:rsid w:val="00D948B6"/>
    <w:rsid w:val="00DB3140"/>
    <w:rsid w:val="00DC2E2E"/>
    <w:rsid w:val="00DC678A"/>
    <w:rsid w:val="00DD31A9"/>
    <w:rsid w:val="00DE053A"/>
    <w:rsid w:val="00DE5B32"/>
    <w:rsid w:val="00E11562"/>
    <w:rsid w:val="00E217E9"/>
    <w:rsid w:val="00E23E03"/>
    <w:rsid w:val="00E2600B"/>
    <w:rsid w:val="00E40E34"/>
    <w:rsid w:val="00E42298"/>
    <w:rsid w:val="00E45E0A"/>
    <w:rsid w:val="00E50748"/>
    <w:rsid w:val="00E621C7"/>
    <w:rsid w:val="00E624E4"/>
    <w:rsid w:val="00E668E5"/>
    <w:rsid w:val="00E75885"/>
    <w:rsid w:val="00E855B1"/>
    <w:rsid w:val="00E92DA5"/>
    <w:rsid w:val="00EB0BE8"/>
    <w:rsid w:val="00EB45F2"/>
    <w:rsid w:val="00ED5386"/>
    <w:rsid w:val="00ED5936"/>
    <w:rsid w:val="00EF1C6D"/>
    <w:rsid w:val="00EF7A05"/>
    <w:rsid w:val="00F02AE9"/>
    <w:rsid w:val="00F16B6A"/>
    <w:rsid w:val="00F20220"/>
    <w:rsid w:val="00F423D2"/>
    <w:rsid w:val="00F43B29"/>
    <w:rsid w:val="00F44CE5"/>
    <w:rsid w:val="00F6299D"/>
    <w:rsid w:val="00F63072"/>
    <w:rsid w:val="00F6410C"/>
    <w:rsid w:val="00F71872"/>
    <w:rsid w:val="00F965AE"/>
    <w:rsid w:val="00FA481A"/>
    <w:rsid w:val="00FC27B1"/>
    <w:rsid w:val="00FC7786"/>
    <w:rsid w:val="00FE0599"/>
    <w:rsid w:val="00FE13AE"/>
    <w:rsid w:val="00FE48E8"/>
    <w:rsid w:val="00FE6A0C"/>
    <w:rsid w:val="00FE6C7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991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color w:val="000000" w:themeColor="text1"/>
        <w:sz w:val="22"/>
        <w:szCs w:val="22"/>
        <w:lang w:val="en-GB"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26F"/>
  </w:style>
  <w:style w:type="paragraph" w:styleId="Heading1">
    <w:name w:val="heading 1"/>
    <w:basedOn w:val="Normal"/>
    <w:next w:val="Normal"/>
    <w:link w:val="Heading1Char"/>
    <w:uiPriority w:val="9"/>
    <w:qFormat/>
    <w:rsid w:val="001373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73DD"/>
    <w:pPr>
      <w:keepNext/>
      <w:keepLines/>
      <w:spacing w:before="200"/>
      <w:outlineLvl w:val="1"/>
    </w:pPr>
    <w:rPr>
      <w:rFonts w:asciiTheme="majorHAnsi" w:eastAsiaTheme="majorEastAsia" w:hAnsiTheme="majorHAnsi" w:cstheme="majorBidi"/>
      <w:b/>
      <w:bCs/>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26F"/>
    <w:pPr>
      <w:ind w:left="720"/>
      <w:contextualSpacing/>
    </w:pPr>
  </w:style>
  <w:style w:type="paragraph" w:styleId="Header">
    <w:name w:val="header"/>
    <w:basedOn w:val="Normal"/>
    <w:link w:val="HeaderChar"/>
    <w:uiPriority w:val="99"/>
    <w:unhideWhenUsed/>
    <w:rsid w:val="004F7438"/>
    <w:pPr>
      <w:tabs>
        <w:tab w:val="center" w:pos="4513"/>
        <w:tab w:val="right" w:pos="9026"/>
      </w:tabs>
      <w:spacing w:line="240" w:lineRule="auto"/>
    </w:pPr>
  </w:style>
  <w:style w:type="character" w:customStyle="1" w:styleId="HeaderChar">
    <w:name w:val="Header Char"/>
    <w:basedOn w:val="DefaultParagraphFont"/>
    <w:link w:val="Header"/>
    <w:uiPriority w:val="99"/>
    <w:rsid w:val="004F7438"/>
  </w:style>
  <w:style w:type="paragraph" w:styleId="Footer">
    <w:name w:val="footer"/>
    <w:basedOn w:val="Normal"/>
    <w:link w:val="FooterChar"/>
    <w:uiPriority w:val="99"/>
    <w:unhideWhenUsed/>
    <w:rsid w:val="004F7438"/>
    <w:pPr>
      <w:tabs>
        <w:tab w:val="center" w:pos="4513"/>
        <w:tab w:val="right" w:pos="9026"/>
      </w:tabs>
      <w:spacing w:line="240" w:lineRule="auto"/>
    </w:pPr>
  </w:style>
  <w:style w:type="character" w:customStyle="1" w:styleId="FooterChar">
    <w:name w:val="Footer Char"/>
    <w:basedOn w:val="DefaultParagraphFont"/>
    <w:link w:val="Footer"/>
    <w:uiPriority w:val="99"/>
    <w:rsid w:val="004F7438"/>
  </w:style>
  <w:style w:type="character" w:styleId="CommentReference">
    <w:name w:val="annotation reference"/>
    <w:basedOn w:val="DefaultParagraphFont"/>
    <w:uiPriority w:val="99"/>
    <w:semiHidden/>
    <w:unhideWhenUsed/>
    <w:rsid w:val="00A610A6"/>
    <w:rPr>
      <w:sz w:val="16"/>
      <w:szCs w:val="16"/>
    </w:rPr>
  </w:style>
  <w:style w:type="paragraph" w:styleId="CommentText">
    <w:name w:val="annotation text"/>
    <w:basedOn w:val="Normal"/>
    <w:link w:val="CommentTextChar"/>
    <w:uiPriority w:val="99"/>
    <w:semiHidden/>
    <w:unhideWhenUsed/>
    <w:rsid w:val="00A610A6"/>
    <w:pPr>
      <w:spacing w:line="240" w:lineRule="auto"/>
    </w:pPr>
    <w:rPr>
      <w:sz w:val="20"/>
      <w:szCs w:val="20"/>
    </w:rPr>
  </w:style>
  <w:style w:type="character" w:customStyle="1" w:styleId="CommentTextChar">
    <w:name w:val="Comment Text Char"/>
    <w:basedOn w:val="DefaultParagraphFont"/>
    <w:link w:val="CommentText"/>
    <w:uiPriority w:val="99"/>
    <w:semiHidden/>
    <w:rsid w:val="00A610A6"/>
    <w:rPr>
      <w:sz w:val="20"/>
      <w:szCs w:val="20"/>
    </w:rPr>
  </w:style>
  <w:style w:type="paragraph" w:styleId="BalloonText">
    <w:name w:val="Balloon Text"/>
    <w:basedOn w:val="Normal"/>
    <w:link w:val="BalloonTextChar"/>
    <w:uiPriority w:val="99"/>
    <w:semiHidden/>
    <w:unhideWhenUsed/>
    <w:rsid w:val="00A610A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10A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8F1B88"/>
    <w:rPr>
      <w:b/>
      <w:bCs/>
    </w:rPr>
  </w:style>
  <w:style w:type="character" w:customStyle="1" w:styleId="CommentSubjectChar">
    <w:name w:val="Comment Subject Char"/>
    <w:basedOn w:val="CommentTextChar"/>
    <w:link w:val="CommentSubject"/>
    <w:uiPriority w:val="99"/>
    <w:semiHidden/>
    <w:rsid w:val="008F1B88"/>
    <w:rPr>
      <w:b/>
      <w:bCs/>
      <w:sz w:val="20"/>
      <w:szCs w:val="20"/>
    </w:rPr>
  </w:style>
  <w:style w:type="character" w:styleId="Hyperlink">
    <w:name w:val="Hyperlink"/>
    <w:basedOn w:val="DefaultParagraphFont"/>
    <w:uiPriority w:val="99"/>
    <w:unhideWhenUsed/>
    <w:rsid w:val="00CB02D8"/>
    <w:rPr>
      <w:color w:val="0000FF" w:themeColor="hyperlink"/>
      <w:u w:val="single"/>
    </w:rPr>
  </w:style>
  <w:style w:type="character" w:customStyle="1" w:styleId="Heading2Char">
    <w:name w:val="Heading 2 Char"/>
    <w:basedOn w:val="DefaultParagraphFont"/>
    <w:link w:val="Heading2"/>
    <w:uiPriority w:val="9"/>
    <w:rsid w:val="001373DD"/>
    <w:rPr>
      <w:rFonts w:asciiTheme="majorHAnsi" w:eastAsiaTheme="majorEastAsia" w:hAnsiTheme="majorHAnsi" w:cstheme="majorBidi"/>
      <w:b/>
      <w:bCs/>
      <w:color w:val="1F497D" w:themeColor="text2"/>
      <w:sz w:val="26"/>
      <w:szCs w:val="26"/>
    </w:rPr>
  </w:style>
  <w:style w:type="character" w:customStyle="1" w:styleId="Heading1Char">
    <w:name w:val="Heading 1 Char"/>
    <w:basedOn w:val="DefaultParagraphFont"/>
    <w:link w:val="Heading1"/>
    <w:uiPriority w:val="9"/>
    <w:rsid w:val="001373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373DD"/>
    <w:pPr>
      <w:outlineLvl w:val="9"/>
    </w:pPr>
    <w:rPr>
      <w:lang w:val="en-US" w:eastAsia="ja-JP"/>
    </w:rPr>
  </w:style>
  <w:style w:type="paragraph" w:styleId="TOC2">
    <w:name w:val="toc 2"/>
    <w:basedOn w:val="Normal"/>
    <w:next w:val="Normal"/>
    <w:autoRedefine/>
    <w:uiPriority w:val="39"/>
    <w:unhideWhenUsed/>
    <w:rsid w:val="001373DD"/>
    <w:pPr>
      <w:spacing w:after="100"/>
      <w:ind w:left="220"/>
    </w:pPr>
  </w:style>
  <w:style w:type="paragraph" w:styleId="Revision">
    <w:name w:val="Revision"/>
    <w:hidden/>
    <w:uiPriority w:val="99"/>
    <w:semiHidden/>
    <w:rsid w:val="00555B45"/>
    <w:pPr>
      <w:spacing w:line="240" w:lineRule="auto"/>
    </w:pPr>
  </w:style>
  <w:style w:type="character" w:styleId="FollowedHyperlink">
    <w:name w:val="FollowedHyperlink"/>
    <w:basedOn w:val="DefaultParagraphFont"/>
    <w:uiPriority w:val="99"/>
    <w:semiHidden/>
    <w:unhideWhenUsed/>
    <w:rsid w:val="006E48FD"/>
    <w:rPr>
      <w:color w:val="800080" w:themeColor="followedHyperlink"/>
      <w:u w:val="single"/>
    </w:rPr>
  </w:style>
  <w:style w:type="character" w:customStyle="1" w:styleId="apple-converted-space">
    <w:name w:val="apple-converted-space"/>
    <w:basedOn w:val="DefaultParagraphFont"/>
    <w:rsid w:val="006D7BA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color w:val="000000" w:themeColor="text1"/>
        <w:sz w:val="22"/>
        <w:szCs w:val="22"/>
        <w:lang w:val="en-GB"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26F"/>
  </w:style>
  <w:style w:type="paragraph" w:styleId="Heading1">
    <w:name w:val="heading 1"/>
    <w:basedOn w:val="Normal"/>
    <w:next w:val="Normal"/>
    <w:link w:val="Heading1Char"/>
    <w:uiPriority w:val="9"/>
    <w:qFormat/>
    <w:rsid w:val="001373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73DD"/>
    <w:pPr>
      <w:keepNext/>
      <w:keepLines/>
      <w:spacing w:before="200"/>
      <w:outlineLvl w:val="1"/>
    </w:pPr>
    <w:rPr>
      <w:rFonts w:asciiTheme="majorHAnsi" w:eastAsiaTheme="majorEastAsia" w:hAnsiTheme="majorHAnsi" w:cstheme="majorBidi"/>
      <w:b/>
      <w:bCs/>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26F"/>
    <w:pPr>
      <w:ind w:left="720"/>
      <w:contextualSpacing/>
    </w:pPr>
  </w:style>
  <w:style w:type="paragraph" w:styleId="Header">
    <w:name w:val="header"/>
    <w:basedOn w:val="Normal"/>
    <w:link w:val="HeaderChar"/>
    <w:uiPriority w:val="99"/>
    <w:unhideWhenUsed/>
    <w:rsid w:val="004F7438"/>
    <w:pPr>
      <w:tabs>
        <w:tab w:val="center" w:pos="4513"/>
        <w:tab w:val="right" w:pos="9026"/>
      </w:tabs>
      <w:spacing w:line="240" w:lineRule="auto"/>
    </w:pPr>
  </w:style>
  <w:style w:type="character" w:customStyle="1" w:styleId="HeaderChar">
    <w:name w:val="Header Char"/>
    <w:basedOn w:val="DefaultParagraphFont"/>
    <w:link w:val="Header"/>
    <w:uiPriority w:val="99"/>
    <w:rsid w:val="004F7438"/>
  </w:style>
  <w:style w:type="paragraph" w:styleId="Footer">
    <w:name w:val="footer"/>
    <w:basedOn w:val="Normal"/>
    <w:link w:val="FooterChar"/>
    <w:uiPriority w:val="99"/>
    <w:unhideWhenUsed/>
    <w:rsid w:val="004F7438"/>
    <w:pPr>
      <w:tabs>
        <w:tab w:val="center" w:pos="4513"/>
        <w:tab w:val="right" w:pos="9026"/>
      </w:tabs>
      <w:spacing w:line="240" w:lineRule="auto"/>
    </w:pPr>
  </w:style>
  <w:style w:type="character" w:customStyle="1" w:styleId="FooterChar">
    <w:name w:val="Footer Char"/>
    <w:basedOn w:val="DefaultParagraphFont"/>
    <w:link w:val="Footer"/>
    <w:uiPriority w:val="99"/>
    <w:rsid w:val="004F7438"/>
  </w:style>
  <w:style w:type="character" w:styleId="CommentReference">
    <w:name w:val="annotation reference"/>
    <w:basedOn w:val="DefaultParagraphFont"/>
    <w:uiPriority w:val="99"/>
    <w:semiHidden/>
    <w:unhideWhenUsed/>
    <w:rsid w:val="00A610A6"/>
    <w:rPr>
      <w:sz w:val="16"/>
      <w:szCs w:val="16"/>
    </w:rPr>
  </w:style>
  <w:style w:type="paragraph" w:styleId="CommentText">
    <w:name w:val="annotation text"/>
    <w:basedOn w:val="Normal"/>
    <w:link w:val="CommentTextChar"/>
    <w:uiPriority w:val="99"/>
    <w:semiHidden/>
    <w:unhideWhenUsed/>
    <w:rsid w:val="00A610A6"/>
    <w:pPr>
      <w:spacing w:line="240" w:lineRule="auto"/>
    </w:pPr>
    <w:rPr>
      <w:sz w:val="20"/>
      <w:szCs w:val="20"/>
    </w:rPr>
  </w:style>
  <w:style w:type="character" w:customStyle="1" w:styleId="CommentTextChar">
    <w:name w:val="Comment Text Char"/>
    <w:basedOn w:val="DefaultParagraphFont"/>
    <w:link w:val="CommentText"/>
    <w:uiPriority w:val="99"/>
    <w:semiHidden/>
    <w:rsid w:val="00A610A6"/>
    <w:rPr>
      <w:sz w:val="20"/>
      <w:szCs w:val="20"/>
    </w:rPr>
  </w:style>
  <w:style w:type="paragraph" w:styleId="BalloonText">
    <w:name w:val="Balloon Text"/>
    <w:basedOn w:val="Normal"/>
    <w:link w:val="BalloonTextChar"/>
    <w:uiPriority w:val="99"/>
    <w:semiHidden/>
    <w:unhideWhenUsed/>
    <w:rsid w:val="00A610A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10A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8F1B88"/>
    <w:rPr>
      <w:b/>
      <w:bCs/>
    </w:rPr>
  </w:style>
  <w:style w:type="character" w:customStyle="1" w:styleId="CommentSubjectChar">
    <w:name w:val="Comment Subject Char"/>
    <w:basedOn w:val="CommentTextChar"/>
    <w:link w:val="CommentSubject"/>
    <w:uiPriority w:val="99"/>
    <w:semiHidden/>
    <w:rsid w:val="008F1B88"/>
    <w:rPr>
      <w:b/>
      <w:bCs/>
      <w:sz w:val="20"/>
      <w:szCs w:val="20"/>
    </w:rPr>
  </w:style>
  <w:style w:type="character" w:styleId="Hyperlink">
    <w:name w:val="Hyperlink"/>
    <w:basedOn w:val="DefaultParagraphFont"/>
    <w:uiPriority w:val="99"/>
    <w:unhideWhenUsed/>
    <w:rsid w:val="00CB02D8"/>
    <w:rPr>
      <w:color w:val="0000FF" w:themeColor="hyperlink"/>
      <w:u w:val="single"/>
    </w:rPr>
  </w:style>
  <w:style w:type="character" w:customStyle="1" w:styleId="Heading2Char">
    <w:name w:val="Heading 2 Char"/>
    <w:basedOn w:val="DefaultParagraphFont"/>
    <w:link w:val="Heading2"/>
    <w:uiPriority w:val="9"/>
    <w:rsid w:val="001373DD"/>
    <w:rPr>
      <w:rFonts w:asciiTheme="majorHAnsi" w:eastAsiaTheme="majorEastAsia" w:hAnsiTheme="majorHAnsi" w:cstheme="majorBidi"/>
      <w:b/>
      <w:bCs/>
      <w:color w:val="1F497D" w:themeColor="text2"/>
      <w:sz w:val="26"/>
      <w:szCs w:val="26"/>
    </w:rPr>
  </w:style>
  <w:style w:type="character" w:customStyle="1" w:styleId="Heading1Char">
    <w:name w:val="Heading 1 Char"/>
    <w:basedOn w:val="DefaultParagraphFont"/>
    <w:link w:val="Heading1"/>
    <w:uiPriority w:val="9"/>
    <w:rsid w:val="001373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373DD"/>
    <w:pPr>
      <w:outlineLvl w:val="9"/>
    </w:pPr>
    <w:rPr>
      <w:lang w:val="en-US" w:eastAsia="ja-JP"/>
    </w:rPr>
  </w:style>
  <w:style w:type="paragraph" w:styleId="TOC2">
    <w:name w:val="toc 2"/>
    <w:basedOn w:val="Normal"/>
    <w:next w:val="Normal"/>
    <w:autoRedefine/>
    <w:uiPriority w:val="39"/>
    <w:unhideWhenUsed/>
    <w:rsid w:val="001373DD"/>
    <w:pPr>
      <w:spacing w:after="100"/>
      <w:ind w:left="220"/>
    </w:pPr>
  </w:style>
  <w:style w:type="paragraph" w:styleId="Revision">
    <w:name w:val="Revision"/>
    <w:hidden/>
    <w:uiPriority w:val="99"/>
    <w:semiHidden/>
    <w:rsid w:val="00555B45"/>
    <w:pPr>
      <w:spacing w:line="240" w:lineRule="auto"/>
    </w:pPr>
  </w:style>
  <w:style w:type="character" w:styleId="FollowedHyperlink">
    <w:name w:val="FollowedHyperlink"/>
    <w:basedOn w:val="DefaultParagraphFont"/>
    <w:uiPriority w:val="99"/>
    <w:semiHidden/>
    <w:unhideWhenUsed/>
    <w:rsid w:val="006E48FD"/>
    <w:rPr>
      <w:color w:val="800080" w:themeColor="followedHyperlink"/>
      <w:u w:val="single"/>
    </w:rPr>
  </w:style>
  <w:style w:type="character" w:customStyle="1" w:styleId="apple-converted-space">
    <w:name w:val="apple-converted-space"/>
    <w:basedOn w:val="DefaultParagraphFont"/>
    <w:rsid w:val="006D7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7389489">
      <w:bodyDiv w:val="1"/>
      <w:marLeft w:val="0"/>
      <w:marRight w:val="0"/>
      <w:marTop w:val="0"/>
      <w:marBottom w:val="0"/>
      <w:divBdr>
        <w:top w:val="none" w:sz="0" w:space="0" w:color="auto"/>
        <w:left w:val="none" w:sz="0" w:space="0" w:color="auto"/>
        <w:bottom w:val="none" w:sz="0" w:space="0" w:color="auto"/>
        <w:right w:val="none" w:sz="0" w:space="0" w:color="auto"/>
      </w:divBdr>
      <w:divsChild>
        <w:div w:id="1297489209">
          <w:marLeft w:val="0"/>
          <w:marRight w:val="0"/>
          <w:marTop w:val="0"/>
          <w:marBottom w:val="0"/>
          <w:divBdr>
            <w:top w:val="none" w:sz="0" w:space="0" w:color="auto"/>
            <w:left w:val="none" w:sz="0" w:space="0" w:color="auto"/>
            <w:bottom w:val="none" w:sz="0" w:space="0" w:color="auto"/>
            <w:right w:val="none" w:sz="0" w:space="0" w:color="auto"/>
          </w:divBdr>
        </w:div>
        <w:div w:id="608321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hyperlink" Target="https://www.ucl.ac.uk/nicor/audits/congenital/governance" TargetMode="External"/><Relationship Id="rId29" Type="http://schemas.openxmlformats.org/officeDocument/2006/relationships/hyperlink" Target="https://www.gov.uk/government/publications/detection-and-management-of-outliers-guidance-prepared-by-national-clinical-audit-advisory-grou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hyperlink" Target="https://www.ucl.ac.uk/operational-research/AnalysisTools/PRAiS" TargetMode="External"/><Relationship Id="rId32" Type="http://schemas.openxmlformats.org/officeDocument/2006/relationships/hyperlink" Target="http://www.gosh.nhs.uk/medical-information/clinical-specialties/cardiothoracic-surgery-information-parents-and-visitors/research/complications-after-heart-surgery-children" TargetMode="External"/><Relationship Id="rId9" Type="http://schemas.openxmlformats.org/officeDocument/2006/relationships/hyperlink" Target="http://www.chfed.org.uk/how-we-help/information-service/heart-conditions/"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nicor4.nicor.org.uk/CHD/an_paeds.nsf/WBenchmarksYears?openview&amp;RestrictToCategory=2013&amp;start=1&amp;count=500" TargetMode="External"/><Relationship Id="rId34" Type="http://schemas.openxmlformats.org/officeDocument/2006/relationships/hyperlink" Target="http://www.chfed.org.uk/documents/2012/11/second-opinion-factsheet.pdf" TargetMode="External"/><Relationship Id="rId35" Type="http://schemas.openxmlformats.org/officeDocument/2006/relationships/hyperlink" Target="http://www.lhm.org.uk/" TargetMode="External"/><Relationship Id="rId36" Type="http://schemas.openxmlformats.org/officeDocument/2006/relationships/hyperlink" Target="http://www.chfed.org.uk/documents/2015/02/talking-to-doctors-pdf-factsheet.pdf" TargetMode="External"/><Relationship Id="rId10" Type="http://schemas.openxmlformats.org/officeDocument/2006/relationships/hyperlink" Target="http://www.chfed.org.uk/how-we-help/information-service/caring-for-heart-children/" TargetMode="External"/><Relationship Id="rId11" Type="http://schemas.openxmlformats.org/officeDocument/2006/relationships/hyperlink" Target="http://webarchive.nationalarchives.gov.uk/20090811143745/http:/www.bristol-inquiry.org.uk/final_report/the_report.pdf" TargetMode="External"/><Relationship Id="rId12" Type="http://schemas.openxmlformats.org/officeDocument/2006/relationships/hyperlink" Target="http://www.ucl.ac.uk/nicor/patients" TargetMode="External"/><Relationship Id="rId13" Type="http://schemas.openxmlformats.org/officeDocument/2006/relationships/hyperlink" Target="http://www.bbc.co.uk/news/health-32162803" TargetMode="External"/><Relationship Id="rId14" Type="http://schemas.openxmlformats.org/officeDocument/2006/relationships/image" Target="media/image1.png"/><Relationship Id="rId15" Type="http://schemas.openxmlformats.org/officeDocument/2006/relationships/hyperlink" Target="http://www.ucl.ac.uk/nicor/patients" TargetMode="External"/><Relationship Id="rId16" Type="http://schemas.openxmlformats.org/officeDocument/2006/relationships/hyperlink" Target="https://www.ucl.ac.uk/operational-research/AnalysisTools/PRAiS" TargetMode="External"/><Relationship Id="rId17" Type="http://schemas.openxmlformats.org/officeDocument/2006/relationships/image" Target="media/image2.png"/><Relationship Id="rId18" Type="http://schemas.openxmlformats.org/officeDocument/2006/relationships/hyperlink" Target="http://www.ucl.ac.uk/nicor/patients" TargetMode="External"/><Relationship Id="rId19" Type="http://schemas.openxmlformats.org/officeDocument/2006/relationships/comments" Target="comments.xml"/><Relationship Id="rId37" Type="http://schemas.openxmlformats.org/officeDocument/2006/relationships/hyperlink" Target="http://www.chfed.org.uk/documents/2012/11/second-opinion-factsheet.pdf" TargetMode="External"/><Relationship Id="rId38" Type="http://schemas.openxmlformats.org/officeDocument/2006/relationships/hyperlink" Target="http://www.chfed.org.uk/documents/2015/02/talking-to-doctors-pdf-factsheet.pdf" TargetMode="External"/><Relationship Id="rId39" Type="http://schemas.openxmlformats.org/officeDocument/2006/relationships/hyperlink" Target="http://www.chfed.org.uk/documents/2012/11/second-opinion-factsheet.pdf" TargetMode="External"/><Relationship Id="rId40" Type="http://schemas.openxmlformats.org/officeDocument/2006/relationships/image" Target="media/image12.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 Id="rId44" Type="http://schemas.microsoft.com/office/2011/relationships/commentsExtended" Target="commentsExtended.xml"/><Relationship Id="rId4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CFF9E-4A6F-9E4A-8DAE-E2062FFEA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4004</Words>
  <Characters>22827</Characters>
  <Application>Microsoft Macintosh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Mike Pearson</cp:lastModifiedBy>
  <cp:revision>2</cp:revision>
  <cp:lastPrinted>2015-06-30T11:22:00Z</cp:lastPrinted>
  <dcterms:created xsi:type="dcterms:W3CDTF">2016-02-02T17:44:00Z</dcterms:created>
  <dcterms:modified xsi:type="dcterms:W3CDTF">2016-02-02T17:44:00Z</dcterms:modified>
</cp:coreProperties>
</file>